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37FC07" w14:textId="77777777" w:rsidR="004A5079" w:rsidRDefault="004A5079" w:rsidP="004A5079">
      <w:pPr>
        <w:jc w:val="center"/>
        <w:rPr>
          <w:b/>
          <w:i/>
        </w:rPr>
      </w:pPr>
      <w:bookmarkStart w:id="0" w:name="_top"/>
      <w:bookmarkEnd w:id="0"/>
    </w:p>
    <w:p w14:paraId="35CC6A84" w14:textId="77777777" w:rsidR="004A5079" w:rsidRDefault="004A5079" w:rsidP="004A5079">
      <w:pPr>
        <w:jc w:val="center"/>
        <w:rPr>
          <w:b/>
          <w:i/>
        </w:rPr>
      </w:pPr>
    </w:p>
    <w:p w14:paraId="7E1F18D9" w14:textId="77777777" w:rsidR="004A5079" w:rsidRDefault="004A5079" w:rsidP="004A5079">
      <w:pPr>
        <w:jc w:val="center"/>
        <w:rPr>
          <w:b/>
          <w:i/>
        </w:rPr>
      </w:pPr>
    </w:p>
    <w:p w14:paraId="0A09474E" w14:textId="77777777" w:rsidR="004A5079" w:rsidRDefault="004A5079" w:rsidP="004A5079">
      <w:pPr>
        <w:jc w:val="center"/>
        <w:rPr>
          <w:b/>
          <w:i/>
        </w:rPr>
      </w:pPr>
    </w:p>
    <w:p w14:paraId="2101223A" w14:textId="77777777" w:rsidR="004A5079" w:rsidRDefault="004A5079" w:rsidP="004A5079">
      <w:pPr>
        <w:jc w:val="center"/>
        <w:rPr>
          <w:b/>
          <w:i/>
        </w:rPr>
      </w:pPr>
    </w:p>
    <w:p w14:paraId="438AC8F6" w14:textId="77777777" w:rsidR="004A5079" w:rsidRDefault="004A5079" w:rsidP="004A5079">
      <w:pPr>
        <w:jc w:val="center"/>
        <w:rPr>
          <w:b/>
          <w:i/>
        </w:rPr>
      </w:pPr>
    </w:p>
    <w:p w14:paraId="3E4C608E" w14:textId="77777777" w:rsidR="00B07596" w:rsidRDefault="00B07596" w:rsidP="004A5079">
      <w:pPr>
        <w:jc w:val="center"/>
        <w:rPr>
          <w:b/>
          <w:i/>
        </w:rPr>
      </w:pPr>
    </w:p>
    <w:p w14:paraId="1321039A" w14:textId="77777777" w:rsidR="00B07596" w:rsidRDefault="00B07596" w:rsidP="004A5079">
      <w:pPr>
        <w:jc w:val="center"/>
        <w:rPr>
          <w:b/>
          <w:i/>
        </w:rPr>
      </w:pPr>
    </w:p>
    <w:p w14:paraId="7493E084" w14:textId="77777777" w:rsidR="00B07596" w:rsidRDefault="00B07596" w:rsidP="004A5079">
      <w:pPr>
        <w:jc w:val="center"/>
        <w:rPr>
          <w:b/>
          <w:i/>
        </w:rPr>
      </w:pPr>
    </w:p>
    <w:p w14:paraId="68192348" w14:textId="77777777" w:rsidR="004A5079" w:rsidRDefault="004A5079" w:rsidP="004A5079">
      <w:pPr>
        <w:jc w:val="center"/>
        <w:rPr>
          <w:b/>
          <w:i/>
        </w:rPr>
      </w:pPr>
    </w:p>
    <w:p w14:paraId="276B80C3" w14:textId="77777777" w:rsidR="004A5079" w:rsidRDefault="004A5079" w:rsidP="004A5079">
      <w:pPr>
        <w:jc w:val="center"/>
        <w:rPr>
          <w:b/>
          <w:i/>
        </w:rPr>
      </w:pPr>
    </w:p>
    <w:p w14:paraId="62377920" w14:textId="77777777" w:rsidR="004A5079" w:rsidRDefault="004A5079" w:rsidP="004A5079">
      <w:pPr>
        <w:jc w:val="center"/>
        <w:rPr>
          <w:b/>
          <w:i/>
        </w:rPr>
      </w:pPr>
    </w:p>
    <w:p w14:paraId="052EBAFD" w14:textId="54F064F0" w:rsidR="000E3742" w:rsidRPr="00831E70" w:rsidRDefault="004A5079" w:rsidP="004A5079">
      <w:pPr>
        <w:jc w:val="center"/>
        <w:rPr>
          <w:b/>
          <w:i/>
          <w:sz w:val="40"/>
        </w:rPr>
      </w:pPr>
      <w:r w:rsidRPr="00831E70">
        <w:rPr>
          <w:b/>
          <w:i/>
          <w:sz w:val="40"/>
        </w:rPr>
        <w:t>Автоматична система хронометражу</w:t>
      </w:r>
      <w:r w:rsidR="0096698E">
        <w:rPr>
          <w:b/>
          <w:i/>
          <w:sz w:val="40"/>
        </w:rPr>
        <w:t xml:space="preserve"> змагань</w:t>
      </w:r>
      <w:ins w:id="1" w:author="Petro Zhuk" w:date="2016-09-06T19:18:00Z">
        <w:r w:rsidR="0096698E">
          <w:rPr>
            <w:b/>
            <w:i/>
            <w:sz w:val="40"/>
            <w:lang w:val="en-US"/>
          </w:rPr>
          <w:t xml:space="preserve">  </w:t>
        </w:r>
      </w:ins>
    </w:p>
    <w:p w14:paraId="6CC820C6" w14:textId="77777777" w:rsidR="000E3742" w:rsidRDefault="000E3742">
      <w:pPr>
        <w:rPr>
          <w:b/>
          <w:i/>
        </w:rPr>
      </w:pPr>
      <w:r>
        <w:rPr>
          <w:b/>
          <w:i/>
        </w:rPr>
        <w:br w:type="page"/>
      </w:r>
    </w:p>
    <w:bookmarkStart w:id="2" w:name="_Toc459041471" w:displacedByCustomXml="next"/>
    <w:bookmarkStart w:id="3" w:name="_Toc460972177" w:displacedByCustomXml="next"/>
    <w:sdt>
      <w:sdtPr>
        <w:rPr>
          <w:b w:val="0"/>
          <w:i w:val="0"/>
          <w:lang w:eastAsia="en-US"/>
        </w:rPr>
        <w:id w:val="2053119728"/>
        <w:docPartObj>
          <w:docPartGallery w:val="Table of Contents"/>
          <w:docPartUnique/>
        </w:docPartObj>
      </w:sdtPr>
      <w:sdtEndPr>
        <w:rPr>
          <w:bCs/>
        </w:rPr>
      </w:sdtEndPr>
      <w:sdtContent>
        <w:p w14:paraId="549E33DB" w14:textId="77777777" w:rsidR="000E3742" w:rsidRPr="000D4E84" w:rsidRDefault="000E3742" w:rsidP="000E3742">
          <w:pPr>
            <w:pStyle w:val="af4"/>
            <w:outlineLvl w:val="0"/>
          </w:pPr>
          <w:r w:rsidRPr="000D4E84">
            <w:t>Зміст</w:t>
          </w:r>
          <w:bookmarkEnd w:id="3"/>
          <w:bookmarkEnd w:id="2"/>
        </w:p>
        <w:p w14:paraId="36386E18" w14:textId="77777777" w:rsidR="002D57DD" w:rsidRDefault="00C657D0">
          <w:pPr>
            <w:pStyle w:val="11"/>
            <w:tabs>
              <w:tab w:val="right" w:leader="dot" w:pos="9629"/>
            </w:tabs>
            <w:rPr>
              <w:rFonts w:asciiTheme="minorHAnsi" w:eastAsiaTheme="minorEastAsia" w:hAnsiTheme="minorHAnsi" w:cstheme="minorBidi"/>
              <w:noProof/>
              <w:sz w:val="22"/>
              <w:szCs w:val="22"/>
              <w:lang w:eastAsia="uk-UA"/>
            </w:rPr>
          </w:pPr>
          <w:r>
            <w:fldChar w:fldCharType="begin"/>
          </w:r>
          <w:r w:rsidR="000E3742">
            <w:instrText xml:space="preserve"> TOC \o "1-3" \h \z \u </w:instrText>
          </w:r>
          <w:r>
            <w:fldChar w:fldCharType="separate"/>
          </w:r>
          <w:hyperlink w:anchor="_Toc460972177" w:history="1">
            <w:r w:rsidR="002D57DD" w:rsidRPr="00BE4D6D">
              <w:rPr>
                <w:rStyle w:val="ac"/>
                <w:noProof/>
              </w:rPr>
              <w:t>Зміст</w:t>
            </w:r>
            <w:r w:rsidR="002D57DD">
              <w:rPr>
                <w:noProof/>
                <w:webHidden/>
              </w:rPr>
              <w:tab/>
            </w:r>
            <w:r w:rsidR="002D57DD">
              <w:rPr>
                <w:noProof/>
                <w:webHidden/>
              </w:rPr>
              <w:fldChar w:fldCharType="begin"/>
            </w:r>
            <w:r w:rsidR="002D57DD">
              <w:rPr>
                <w:noProof/>
                <w:webHidden/>
              </w:rPr>
              <w:instrText xml:space="preserve"> PAGEREF _Toc460972177 \h </w:instrText>
            </w:r>
            <w:r w:rsidR="002D57DD">
              <w:rPr>
                <w:noProof/>
                <w:webHidden/>
              </w:rPr>
            </w:r>
            <w:r w:rsidR="002D57DD">
              <w:rPr>
                <w:noProof/>
                <w:webHidden/>
              </w:rPr>
              <w:fldChar w:fldCharType="separate"/>
            </w:r>
            <w:r w:rsidR="002D57DD">
              <w:rPr>
                <w:noProof/>
                <w:webHidden/>
              </w:rPr>
              <w:t>2</w:t>
            </w:r>
            <w:r w:rsidR="002D57DD">
              <w:rPr>
                <w:noProof/>
                <w:webHidden/>
              </w:rPr>
              <w:fldChar w:fldCharType="end"/>
            </w:r>
          </w:hyperlink>
        </w:p>
        <w:p w14:paraId="2DE45AC6" w14:textId="77777777" w:rsidR="002D57DD" w:rsidRDefault="00D87E86">
          <w:pPr>
            <w:pStyle w:val="11"/>
            <w:tabs>
              <w:tab w:val="right" w:leader="dot" w:pos="9629"/>
            </w:tabs>
            <w:rPr>
              <w:rFonts w:asciiTheme="minorHAnsi" w:eastAsiaTheme="minorEastAsia" w:hAnsiTheme="minorHAnsi" w:cstheme="minorBidi"/>
              <w:noProof/>
              <w:sz w:val="22"/>
              <w:szCs w:val="22"/>
              <w:lang w:eastAsia="uk-UA"/>
            </w:rPr>
          </w:pPr>
          <w:hyperlink w:anchor="_Toc460972178" w:history="1">
            <w:r w:rsidR="002D57DD" w:rsidRPr="00BE4D6D">
              <w:rPr>
                <w:rStyle w:val="ac"/>
                <w:noProof/>
              </w:rPr>
              <w:t>ВСТУП</w:t>
            </w:r>
            <w:r w:rsidR="002D57DD">
              <w:rPr>
                <w:noProof/>
                <w:webHidden/>
              </w:rPr>
              <w:tab/>
            </w:r>
            <w:r w:rsidR="002D57DD">
              <w:rPr>
                <w:noProof/>
                <w:webHidden/>
              </w:rPr>
              <w:fldChar w:fldCharType="begin"/>
            </w:r>
            <w:r w:rsidR="002D57DD">
              <w:rPr>
                <w:noProof/>
                <w:webHidden/>
              </w:rPr>
              <w:instrText xml:space="preserve"> PAGEREF _Toc460972178 \h </w:instrText>
            </w:r>
            <w:r w:rsidR="002D57DD">
              <w:rPr>
                <w:noProof/>
                <w:webHidden/>
              </w:rPr>
            </w:r>
            <w:r w:rsidR="002D57DD">
              <w:rPr>
                <w:noProof/>
                <w:webHidden/>
              </w:rPr>
              <w:fldChar w:fldCharType="separate"/>
            </w:r>
            <w:r w:rsidR="002D57DD">
              <w:rPr>
                <w:noProof/>
                <w:webHidden/>
              </w:rPr>
              <w:t>4</w:t>
            </w:r>
            <w:r w:rsidR="002D57DD">
              <w:rPr>
                <w:noProof/>
                <w:webHidden/>
              </w:rPr>
              <w:fldChar w:fldCharType="end"/>
            </w:r>
          </w:hyperlink>
        </w:p>
        <w:p w14:paraId="2C7B1F6B" w14:textId="77777777" w:rsidR="002D57DD" w:rsidRDefault="00D87E86">
          <w:pPr>
            <w:pStyle w:val="11"/>
            <w:tabs>
              <w:tab w:val="right" w:leader="dot" w:pos="9629"/>
            </w:tabs>
            <w:rPr>
              <w:rFonts w:asciiTheme="minorHAnsi" w:eastAsiaTheme="minorEastAsia" w:hAnsiTheme="minorHAnsi" w:cstheme="minorBidi"/>
              <w:noProof/>
              <w:sz w:val="22"/>
              <w:szCs w:val="22"/>
              <w:lang w:eastAsia="uk-UA"/>
            </w:rPr>
          </w:pPr>
          <w:hyperlink w:anchor="_Toc460972179" w:history="1">
            <w:r w:rsidR="002D57DD" w:rsidRPr="00BE4D6D">
              <w:rPr>
                <w:rStyle w:val="ac"/>
                <w:noProof/>
              </w:rPr>
              <w:t>ПОСТАНОВКА ЗАДАЧІ</w:t>
            </w:r>
            <w:r w:rsidR="002D57DD">
              <w:rPr>
                <w:noProof/>
                <w:webHidden/>
              </w:rPr>
              <w:tab/>
            </w:r>
            <w:r w:rsidR="002D57DD">
              <w:rPr>
                <w:noProof/>
                <w:webHidden/>
              </w:rPr>
              <w:fldChar w:fldCharType="begin"/>
            </w:r>
            <w:r w:rsidR="002D57DD">
              <w:rPr>
                <w:noProof/>
                <w:webHidden/>
              </w:rPr>
              <w:instrText xml:space="preserve"> PAGEREF _Toc460972179 \h </w:instrText>
            </w:r>
            <w:r w:rsidR="002D57DD">
              <w:rPr>
                <w:noProof/>
                <w:webHidden/>
              </w:rPr>
            </w:r>
            <w:r w:rsidR="002D57DD">
              <w:rPr>
                <w:noProof/>
                <w:webHidden/>
              </w:rPr>
              <w:fldChar w:fldCharType="separate"/>
            </w:r>
            <w:r w:rsidR="002D57DD">
              <w:rPr>
                <w:noProof/>
                <w:webHidden/>
              </w:rPr>
              <w:t>6</w:t>
            </w:r>
            <w:r w:rsidR="002D57DD">
              <w:rPr>
                <w:noProof/>
                <w:webHidden/>
              </w:rPr>
              <w:fldChar w:fldCharType="end"/>
            </w:r>
          </w:hyperlink>
        </w:p>
        <w:p w14:paraId="0A711C46" w14:textId="77777777" w:rsidR="002D57DD" w:rsidRDefault="00D87E86">
          <w:pPr>
            <w:pStyle w:val="11"/>
            <w:tabs>
              <w:tab w:val="right" w:leader="dot" w:pos="9629"/>
            </w:tabs>
            <w:rPr>
              <w:rFonts w:asciiTheme="minorHAnsi" w:eastAsiaTheme="minorEastAsia" w:hAnsiTheme="minorHAnsi" w:cstheme="minorBidi"/>
              <w:noProof/>
              <w:sz w:val="22"/>
              <w:szCs w:val="22"/>
              <w:lang w:eastAsia="uk-UA"/>
            </w:rPr>
          </w:pPr>
          <w:hyperlink w:anchor="_Toc460972180" w:history="1">
            <w:r w:rsidR="002D57DD" w:rsidRPr="00BE4D6D">
              <w:rPr>
                <w:rStyle w:val="ac"/>
                <w:noProof/>
              </w:rPr>
              <w:t>РЕАЛІЗАЦІЯ ПОСТАВЛЕНОЇ ЗАДАЧІ</w:t>
            </w:r>
            <w:r w:rsidR="002D57DD">
              <w:rPr>
                <w:noProof/>
                <w:webHidden/>
              </w:rPr>
              <w:tab/>
            </w:r>
            <w:r w:rsidR="002D57DD">
              <w:rPr>
                <w:noProof/>
                <w:webHidden/>
              </w:rPr>
              <w:fldChar w:fldCharType="begin"/>
            </w:r>
            <w:r w:rsidR="002D57DD">
              <w:rPr>
                <w:noProof/>
                <w:webHidden/>
              </w:rPr>
              <w:instrText xml:space="preserve"> PAGEREF _Toc460972180 \h </w:instrText>
            </w:r>
            <w:r w:rsidR="002D57DD">
              <w:rPr>
                <w:noProof/>
                <w:webHidden/>
              </w:rPr>
            </w:r>
            <w:r w:rsidR="002D57DD">
              <w:rPr>
                <w:noProof/>
                <w:webHidden/>
              </w:rPr>
              <w:fldChar w:fldCharType="separate"/>
            </w:r>
            <w:r w:rsidR="002D57DD">
              <w:rPr>
                <w:noProof/>
                <w:webHidden/>
              </w:rPr>
              <w:t>8</w:t>
            </w:r>
            <w:r w:rsidR="002D57DD">
              <w:rPr>
                <w:noProof/>
                <w:webHidden/>
              </w:rPr>
              <w:fldChar w:fldCharType="end"/>
            </w:r>
          </w:hyperlink>
        </w:p>
        <w:p w14:paraId="30565916" w14:textId="77777777" w:rsidR="002D57DD" w:rsidRDefault="00D87E86">
          <w:pPr>
            <w:pStyle w:val="11"/>
            <w:tabs>
              <w:tab w:val="right" w:leader="dot" w:pos="9629"/>
            </w:tabs>
            <w:rPr>
              <w:rFonts w:asciiTheme="minorHAnsi" w:eastAsiaTheme="minorEastAsia" w:hAnsiTheme="minorHAnsi" w:cstheme="minorBidi"/>
              <w:noProof/>
              <w:sz w:val="22"/>
              <w:szCs w:val="22"/>
              <w:lang w:eastAsia="uk-UA"/>
            </w:rPr>
          </w:pPr>
          <w:hyperlink w:anchor="_Toc460972181" w:history="1">
            <w:r w:rsidR="002D57DD" w:rsidRPr="00BE4D6D">
              <w:rPr>
                <w:rStyle w:val="ac"/>
                <w:noProof/>
              </w:rPr>
              <w:t>ОПИС МАКЕТУ СИСТЕМИ</w:t>
            </w:r>
            <w:r w:rsidR="002D57DD">
              <w:rPr>
                <w:noProof/>
                <w:webHidden/>
              </w:rPr>
              <w:tab/>
            </w:r>
            <w:r w:rsidR="002D57DD">
              <w:rPr>
                <w:noProof/>
                <w:webHidden/>
              </w:rPr>
              <w:fldChar w:fldCharType="begin"/>
            </w:r>
            <w:r w:rsidR="002D57DD">
              <w:rPr>
                <w:noProof/>
                <w:webHidden/>
              </w:rPr>
              <w:instrText xml:space="preserve"> PAGEREF _Toc460972181 \h </w:instrText>
            </w:r>
            <w:r w:rsidR="002D57DD">
              <w:rPr>
                <w:noProof/>
                <w:webHidden/>
              </w:rPr>
            </w:r>
            <w:r w:rsidR="002D57DD">
              <w:rPr>
                <w:noProof/>
                <w:webHidden/>
              </w:rPr>
              <w:fldChar w:fldCharType="separate"/>
            </w:r>
            <w:r w:rsidR="002D57DD">
              <w:rPr>
                <w:noProof/>
                <w:webHidden/>
              </w:rPr>
              <w:t>13</w:t>
            </w:r>
            <w:r w:rsidR="002D57DD">
              <w:rPr>
                <w:noProof/>
                <w:webHidden/>
              </w:rPr>
              <w:fldChar w:fldCharType="end"/>
            </w:r>
          </w:hyperlink>
        </w:p>
        <w:p w14:paraId="7BA4688C" w14:textId="77777777" w:rsidR="002D57DD" w:rsidRDefault="00D87E86">
          <w:pPr>
            <w:pStyle w:val="11"/>
            <w:tabs>
              <w:tab w:val="right" w:leader="dot" w:pos="9629"/>
            </w:tabs>
            <w:rPr>
              <w:rFonts w:asciiTheme="minorHAnsi" w:eastAsiaTheme="minorEastAsia" w:hAnsiTheme="minorHAnsi" w:cstheme="minorBidi"/>
              <w:noProof/>
              <w:sz w:val="22"/>
              <w:szCs w:val="22"/>
              <w:lang w:eastAsia="uk-UA"/>
            </w:rPr>
          </w:pPr>
          <w:hyperlink w:anchor="_Toc460972182" w:history="1">
            <w:r w:rsidR="002D57DD" w:rsidRPr="00BE4D6D">
              <w:rPr>
                <w:rStyle w:val="ac"/>
                <w:noProof/>
                <w:lang w:val="ru-RU"/>
              </w:rPr>
              <w:t>ТЕСТУВАННЯ МАКЕТУ</w:t>
            </w:r>
            <w:r w:rsidR="002D57DD">
              <w:rPr>
                <w:noProof/>
                <w:webHidden/>
              </w:rPr>
              <w:tab/>
            </w:r>
            <w:r w:rsidR="002D57DD">
              <w:rPr>
                <w:noProof/>
                <w:webHidden/>
              </w:rPr>
              <w:fldChar w:fldCharType="begin"/>
            </w:r>
            <w:r w:rsidR="002D57DD">
              <w:rPr>
                <w:noProof/>
                <w:webHidden/>
              </w:rPr>
              <w:instrText xml:space="preserve"> PAGEREF _Toc460972182 \h </w:instrText>
            </w:r>
            <w:r w:rsidR="002D57DD">
              <w:rPr>
                <w:noProof/>
                <w:webHidden/>
              </w:rPr>
            </w:r>
            <w:r w:rsidR="002D57DD">
              <w:rPr>
                <w:noProof/>
                <w:webHidden/>
              </w:rPr>
              <w:fldChar w:fldCharType="separate"/>
            </w:r>
            <w:r w:rsidR="002D57DD">
              <w:rPr>
                <w:noProof/>
                <w:webHidden/>
              </w:rPr>
              <w:t>14</w:t>
            </w:r>
            <w:r w:rsidR="002D57DD">
              <w:rPr>
                <w:noProof/>
                <w:webHidden/>
              </w:rPr>
              <w:fldChar w:fldCharType="end"/>
            </w:r>
          </w:hyperlink>
        </w:p>
        <w:p w14:paraId="6D4BAE9B" w14:textId="77777777" w:rsidR="002D57DD" w:rsidRDefault="00D87E86">
          <w:pPr>
            <w:pStyle w:val="31"/>
            <w:tabs>
              <w:tab w:val="right" w:leader="dot" w:pos="9629"/>
            </w:tabs>
            <w:rPr>
              <w:rFonts w:asciiTheme="minorHAnsi" w:eastAsiaTheme="minorEastAsia" w:hAnsiTheme="minorHAnsi" w:cstheme="minorBidi"/>
              <w:noProof/>
              <w:sz w:val="22"/>
              <w:szCs w:val="22"/>
              <w:lang w:eastAsia="uk-UA"/>
            </w:rPr>
          </w:pPr>
          <w:hyperlink w:anchor="_Toc460972183" w:history="1">
            <w:r w:rsidR="002D57DD" w:rsidRPr="00BE4D6D">
              <w:rPr>
                <w:rStyle w:val="ac"/>
                <w:noProof/>
              </w:rPr>
              <w:t>Тестування протоколу синхронізації часу</w:t>
            </w:r>
            <w:r w:rsidR="002D57DD">
              <w:rPr>
                <w:noProof/>
                <w:webHidden/>
              </w:rPr>
              <w:tab/>
            </w:r>
            <w:r w:rsidR="002D57DD">
              <w:rPr>
                <w:noProof/>
                <w:webHidden/>
              </w:rPr>
              <w:fldChar w:fldCharType="begin"/>
            </w:r>
            <w:r w:rsidR="002D57DD">
              <w:rPr>
                <w:noProof/>
                <w:webHidden/>
              </w:rPr>
              <w:instrText xml:space="preserve"> PAGEREF _Toc460972183 \h </w:instrText>
            </w:r>
            <w:r w:rsidR="002D57DD">
              <w:rPr>
                <w:noProof/>
                <w:webHidden/>
              </w:rPr>
            </w:r>
            <w:r w:rsidR="002D57DD">
              <w:rPr>
                <w:noProof/>
                <w:webHidden/>
              </w:rPr>
              <w:fldChar w:fldCharType="separate"/>
            </w:r>
            <w:r w:rsidR="002D57DD">
              <w:rPr>
                <w:noProof/>
                <w:webHidden/>
              </w:rPr>
              <w:t>14</w:t>
            </w:r>
            <w:r w:rsidR="002D57DD">
              <w:rPr>
                <w:noProof/>
                <w:webHidden/>
              </w:rPr>
              <w:fldChar w:fldCharType="end"/>
            </w:r>
          </w:hyperlink>
        </w:p>
        <w:p w14:paraId="0B7651F2" w14:textId="77777777" w:rsidR="002D57DD" w:rsidRDefault="00D87E86">
          <w:pPr>
            <w:pStyle w:val="31"/>
            <w:tabs>
              <w:tab w:val="right" w:leader="dot" w:pos="9629"/>
            </w:tabs>
            <w:rPr>
              <w:rFonts w:asciiTheme="minorHAnsi" w:eastAsiaTheme="minorEastAsia" w:hAnsiTheme="minorHAnsi" w:cstheme="minorBidi"/>
              <w:noProof/>
              <w:sz w:val="22"/>
              <w:szCs w:val="22"/>
              <w:lang w:eastAsia="uk-UA"/>
            </w:rPr>
          </w:pPr>
          <w:hyperlink w:anchor="_Toc460972184" w:history="1">
            <w:r w:rsidR="002D57DD" w:rsidRPr="00BE4D6D">
              <w:rPr>
                <w:rStyle w:val="ac"/>
                <w:noProof/>
              </w:rPr>
              <w:t>Тестування інформаційного протокол та функціональне тестування</w:t>
            </w:r>
            <w:r w:rsidR="002D57DD">
              <w:rPr>
                <w:noProof/>
                <w:webHidden/>
              </w:rPr>
              <w:tab/>
            </w:r>
            <w:r w:rsidR="002D57DD">
              <w:rPr>
                <w:noProof/>
                <w:webHidden/>
              </w:rPr>
              <w:fldChar w:fldCharType="begin"/>
            </w:r>
            <w:r w:rsidR="002D57DD">
              <w:rPr>
                <w:noProof/>
                <w:webHidden/>
              </w:rPr>
              <w:instrText xml:space="preserve"> PAGEREF _Toc460972184 \h </w:instrText>
            </w:r>
            <w:r w:rsidR="002D57DD">
              <w:rPr>
                <w:noProof/>
                <w:webHidden/>
              </w:rPr>
            </w:r>
            <w:r w:rsidR="002D57DD">
              <w:rPr>
                <w:noProof/>
                <w:webHidden/>
              </w:rPr>
              <w:fldChar w:fldCharType="separate"/>
            </w:r>
            <w:r w:rsidR="002D57DD">
              <w:rPr>
                <w:noProof/>
                <w:webHidden/>
              </w:rPr>
              <w:t>14</w:t>
            </w:r>
            <w:r w:rsidR="002D57DD">
              <w:rPr>
                <w:noProof/>
                <w:webHidden/>
              </w:rPr>
              <w:fldChar w:fldCharType="end"/>
            </w:r>
          </w:hyperlink>
        </w:p>
        <w:p w14:paraId="5532581A" w14:textId="77777777" w:rsidR="002D57DD" w:rsidRDefault="00D87E86">
          <w:pPr>
            <w:pStyle w:val="31"/>
            <w:tabs>
              <w:tab w:val="right" w:leader="dot" w:pos="9629"/>
            </w:tabs>
            <w:rPr>
              <w:rFonts w:asciiTheme="minorHAnsi" w:eastAsiaTheme="minorEastAsia" w:hAnsiTheme="minorHAnsi" w:cstheme="minorBidi"/>
              <w:noProof/>
              <w:sz w:val="22"/>
              <w:szCs w:val="22"/>
              <w:lang w:eastAsia="uk-UA"/>
            </w:rPr>
          </w:pPr>
          <w:hyperlink w:anchor="_Toc460972185" w:history="1">
            <w:r w:rsidR="002D57DD" w:rsidRPr="00BE4D6D">
              <w:rPr>
                <w:rStyle w:val="ac"/>
                <w:noProof/>
              </w:rPr>
              <w:t xml:space="preserve">Тестування запису даних на </w:t>
            </w:r>
            <w:r w:rsidR="002D57DD" w:rsidRPr="00BE4D6D">
              <w:rPr>
                <w:rStyle w:val="ac"/>
                <w:noProof/>
                <w:lang w:val="en-US"/>
              </w:rPr>
              <w:t xml:space="preserve">SD </w:t>
            </w:r>
            <w:r w:rsidR="002D57DD" w:rsidRPr="00BE4D6D">
              <w:rPr>
                <w:rStyle w:val="ac"/>
                <w:noProof/>
              </w:rPr>
              <w:t>карту</w:t>
            </w:r>
            <w:r w:rsidR="002D57DD">
              <w:rPr>
                <w:noProof/>
                <w:webHidden/>
              </w:rPr>
              <w:tab/>
            </w:r>
            <w:r w:rsidR="002D57DD">
              <w:rPr>
                <w:noProof/>
                <w:webHidden/>
              </w:rPr>
              <w:fldChar w:fldCharType="begin"/>
            </w:r>
            <w:r w:rsidR="002D57DD">
              <w:rPr>
                <w:noProof/>
                <w:webHidden/>
              </w:rPr>
              <w:instrText xml:space="preserve"> PAGEREF _Toc460972185 \h </w:instrText>
            </w:r>
            <w:r w:rsidR="002D57DD">
              <w:rPr>
                <w:noProof/>
                <w:webHidden/>
              </w:rPr>
            </w:r>
            <w:r w:rsidR="002D57DD">
              <w:rPr>
                <w:noProof/>
                <w:webHidden/>
              </w:rPr>
              <w:fldChar w:fldCharType="separate"/>
            </w:r>
            <w:r w:rsidR="002D57DD">
              <w:rPr>
                <w:noProof/>
                <w:webHidden/>
              </w:rPr>
              <w:t>15</w:t>
            </w:r>
            <w:r w:rsidR="002D57DD">
              <w:rPr>
                <w:noProof/>
                <w:webHidden/>
              </w:rPr>
              <w:fldChar w:fldCharType="end"/>
            </w:r>
          </w:hyperlink>
        </w:p>
        <w:p w14:paraId="076AB737" w14:textId="77777777" w:rsidR="002D57DD" w:rsidRDefault="00D87E86">
          <w:pPr>
            <w:pStyle w:val="31"/>
            <w:tabs>
              <w:tab w:val="right" w:leader="dot" w:pos="9629"/>
            </w:tabs>
            <w:rPr>
              <w:rFonts w:asciiTheme="minorHAnsi" w:eastAsiaTheme="minorEastAsia" w:hAnsiTheme="minorHAnsi" w:cstheme="minorBidi"/>
              <w:noProof/>
              <w:sz w:val="22"/>
              <w:szCs w:val="22"/>
              <w:lang w:eastAsia="uk-UA"/>
            </w:rPr>
          </w:pPr>
          <w:hyperlink w:anchor="_Toc460972186" w:history="1">
            <w:r w:rsidR="002D57DD" w:rsidRPr="00BE4D6D">
              <w:rPr>
                <w:rStyle w:val="ac"/>
                <w:noProof/>
              </w:rPr>
              <w:t>Тест пропадання зв’язку між блоком «старт» та «фініш»</w:t>
            </w:r>
            <w:r w:rsidR="002D57DD">
              <w:rPr>
                <w:noProof/>
                <w:webHidden/>
              </w:rPr>
              <w:tab/>
            </w:r>
            <w:r w:rsidR="002D57DD">
              <w:rPr>
                <w:noProof/>
                <w:webHidden/>
              </w:rPr>
              <w:fldChar w:fldCharType="begin"/>
            </w:r>
            <w:r w:rsidR="002D57DD">
              <w:rPr>
                <w:noProof/>
                <w:webHidden/>
              </w:rPr>
              <w:instrText xml:space="preserve"> PAGEREF _Toc460972186 \h </w:instrText>
            </w:r>
            <w:r w:rsidR="002D57DD">
              <w:rPr>
                <w:noProof/>
                <w:webHidden/>
              </w:rPr>
            </w:r>
            <w:r w:rsidR="002D57DD">
              <w:rPr>
                <w:noProof/>
                <w:webHidden/>
              </w:rPr>
              <w:fldChar w:fldCharType="separate"/>
            </w:r>
            <w:r w:rsidR="002D57DD">
              <w:rPr>
                <w:noProof/>
                <w:webHidden/>
              </w:rPr>
              <w:t>15</w:t>
            </w:r>
            <w:r w:rsidR="002D57DD">
              <w:rPr>
                <w:noProof/>
                <w:webHidden/>
              </w:rPr>
              <w:fldChar w:fldCharType="end"/>
            </w:r>
          </w:hyperlink>
        </w:p>
        <w:p w14:paraId="24035D53" w14:textId="77777777" w:rsidR="002D57DD" w:rsidRDefault="00D87E86">
          <w:pPr>
            <w:pStyle w:val="31"/>
            <w:tabs>
              <w:tab w:val="right" w:leader="dot" w:pos="9629"/>
            </w:tabs>
            <w:rPr>
              <w:rFonts w:asciiTheme="minorHAnsi" w:eastAsiaTheme="minorEastAsia" w:hAnsiTheme="minorHAnsi" w:cstheme="minorBidi"/>
              <w:noProof/>
              <w:sz w:val="22"/>
              <w:szCs w:val="22"/>
              <w:lang w:eastAsia="uk-UA"/>
            </w:rPr>
          </w:pPr>
          <w:hyperlink w:anchor="_Toc460972187" w:history="1">
            <w:r w:rsidR="002D57DD" w:rsidRPr="00BE4D6D">
              <w:rPr>
                <w:rStyle w:val="ac"/>
                <w:noProof/>
              </w:rPr>
              <w:t>Тестування пропадання живлення на одному з блоків</w:t>
            </w:r>
            <w:r w:rsidR="002D57DD">
              <w:rPr>
                <w:noProof/>
                <w:webHidden/>
              </w:rPr>
              <w:tab/>
            </w:r>
            <w:r w:rsidR="002D57DD">
              <w:rPr>
                <w:noProof/>
                <w:webHidden/>
              </w:rPr>
              <w:fldChar w:fldCharType="begin"/>
            </w:r>
            <w:r w:rsidR="002D57DD">
              <w:rPr>
                <w:noProof/>
                <w:webHidden/>
              </w:rPr>
              <w:instrText xml:space="preserve"> PAGEREF _Toc460972187 \h </w:instrText>
            </w:r>
            <w:r w:rsidR="002D57DD">
              <w:rPr>
                <w:noProof/>
                <w:webHidden/>
              </w:rPr>
            </w:r>
            <w:r w:rsidR="002D57DD">
              <w:rPr>
                <w:noProof/>
                <w:webHidden/>
              </w:rPr>
              <w:fldChar w:fldCharType="separate"/>
            </w:r>
            <w:r w:rsidR="002D57DD">
              <w:rPr>
                <w:noProof/>
                <w:webHidden/>
              </w:rPr>
              <w:t>15</w:t>
            </w:r>
            <w:r w:rsidR="002D57DD">
              <w:rPr>
                <w:noProof/>
                <w:webHidden/>
              </w:rPr>
              <w:fldChar w:fldCharType="end"/>
            </w:r>
          </w:hyperlink>
        </w:p>
        <w:p w14:paraId="301FF04D" w14:textId="77777777" w:rsidR="002D57DD" w:rsidRDefault="00D87E86">
          <w:pPr>
            <w:pStyle w:val="31"/>
            <w:tabs>
              <w:tab w:val="right" w:leader="dot" w:pos="9629"/>
            </w:tabs>
            <w:rPr>
              <w:rFonts w:asciiTheme="minorHAnsi" w:eastAsiaTheme="minorEastAsia" w:hAnsiTheme="minorHAnsi" w:cstheme="minorBidi"/>
              <w:noProof/>
              <w:sz w:val="22"/>
              <w:szCs w:val="22"/>
              <w:lang w:eastAsia="uk-UA"/>
            </w:rPr>
          </w:pPr>
          <w:hyperlink w:anchor="_Toc460972188" w:history="1">
            <w:r w:rsidR="002D57DD" w:rsidRPr="00BE4D6D">
              <w:rPr>
                <w:rStyle w:val="ac"/>
                <w:noProof/>
              </w:rPr>
              <w:t>Виймання карти пам’яті при роботі системи</w:t>
            </w:r>
            <w:r w:rsidR="002D57DD">
              <w:rPr>
                <w:noProof/>
                <w:webHidden/>
              </w:rPr>
              <w:tab/>
            </w:r>
            <w:r w:rsidR="002D57DD">
              <w:rPr>
                <w:noProof/>
                <w:webHidden/>
              </w:rPr>
              <w:fldChar w:fldCharType="begin"/>
            </w:r>
            <w:r w:rsidR="002D57DD">
              <w:rPr>
                <w:noProof/>
                <w:webHidden/>
              </w:rPr>
              <w:instrText xml:space="preserve"> PAGEREF _Toc460972188 \h </w:instrText>
            </w:r>
            <w:r w:rsidR="002D57DD">
              <w:rPr>
                <w:noProof/>
                <w:webHidden/>
              </w:rPr>
            </w:r>
            <w:r w:rsidR="002D57DD">
              <w:rPr>
                <w:noProof/>
                <w:webHidden/>
              </w:rPr>
              <w:fldChar w:fldCharType="separate"/>
            </w:r>
            <w:r w:rsidR="002D57DD">
              <w:rPr>
                <w:noProof/>
                <w:webHidden/>
              </w:rPr>
              <w:t>15</w:t>
            </w:r>
            <w:r w:rsidR="002D57DD">
              <w:rPr>
                <w:noProof/>
                <w:webHidden/>
              </w:rPr>
              <w:fldChar w:fldCharType="end"/>
            </w:r>
          </w:hyperlink>
        </w:p>
        <w:p w14:paraId="545287D2" w14:textId="77777777" w:rsidR="002D57DD" w:rsidRDefault="00D87E86">
          <w:pPr>
            <w:pStyle w:val="31"/>
            <w:tabs>
              <w:tab w:val="right" w:leader="dot" w:pos="9629"/>
            </w:tabs>
            <w:rPr>
              <w:rFonts w:asciiTheme="minorHAnsi" w:eastAsiaTheme="minorEastAsia" w:hAnsiTheme="minorHAnsi" w:cstheme="minorBidi"/>
              <w:noProof/>
              <w:sz w:val="22"/>
              <w:szCs w:val="22"/>
              <w:lang w:eastAsia="uk-UA"/>
            </w:rPr>
          </w:pPr>
          <w:hyperlink w:anchor="_Toc460972189" w:history="1">
            <w:r w:rsidR="002D57DD" w:rsidRPr="00BE4D6D">
              <w:rPr>
                <w:rStyle w:val="ac"/>
                <w:noProof/>
              </w:rPr>
              <w:t>Тест розсинхронізації внутрішніх годинників</w:t>
            </w:r>
            <w:r w:rsidR="002D57DD">
              <w:rPr>
                <w:noProof/>
                <w:webHidden/>
              </w:rPr>
              <w:tab/>
            </w:r>
            <w:r w:rsidR="002D57DD">
              <w:rPr>
                <w:noProof/>
                <w:webHidden/>
              </w:rPr>
              <w:fldChar w:fldCharType="begin"/>
            </w:r>
            <w:r w:rsidR="002D57DD">
              <w:rPr>
                <w:noProof/>
                <w:webHidden/>
              </w:rPr>
              <w:instrText xml:space="preserve"> PAGEREF _Toc460972189 \h </w:instrText>
            </w:r>
            <w:r w:rsidR="002D57DD">
              <w:rPr>
                <w:noProof/>
                <w:webHidden/>
              </w:rPr>
            </w:r>
            <w:r w:rsidR="002D57DD">
              <w:rPr>
                <w:noProof/>
                <w:webHidden/>
              </w:rPr>
              <w:fldChar w:fldCharType="separate"/>
            </w:r>
            <w:r w:rsidR="002D57DD">
              <w:rPr>
                <w:noProof/>
                <w:webHidden/>
              </w:rPr>
              <w:t>15</w:t>
            </w:r>
            <w:r w:rsidR="002D57DD">
              <w:rPr>
                <w:noProof/>
                <w:webHidden/>
              </w:rPr>
              <w:fldChar w:fldCharType="end"/>
            </w:r>
          </w:hyperlink>
        </w:p>
        <w:p w14:paraId="7D3178EC" w14:textId="77777777" w:rsidR="002D57DD" w:rsidRDefault="00D87E86">
          <w:pPr>
            <w:pStyle w:val="21"/>
            <w:tabs>
              <w:tab w:val="right" w:leader="dot" w:pos="9629"/>
            </w:tabs>
            <w:rPr>
              <w:rFonts w:asciiTheme="minorHAnsi" w:eastAsiaTheme="minorEastAsia" w:hAnsiTheme="minorHAnsi" w:cstheme="minorBidi"/>
              <w:noProof/>
              <w:sz w:val="22"/>
              <w:szCs w:val="22"/>
              <w:lang w:eastAsia="uk-UA"/>
            </w:rPr>
          </w:pPr>
          <w:hyperlink w:anchor="_Toc460972190" w:history="1">
            <w:r w:rsidR="002D57DD" w:rsidRPr="00BE4D6D">
              <w:rPr>
                <w:rStyle w:val="ac"/>
                <w:noProof/>
              </w:rPr>
              <w:t>«Старт»</w:t>
            </w:r>
            <w:r w:rsidR="002D57DD">
              <w:rPr>
                <w:noProof/>
                <w:webHidden/>
              </w:rPr>
              <w:tab/>
            </w:r>
            <w:r w:rsidR="002D57DD">
              <w:rPr>
                <w:noProof/>
                <w:webHidden/>
              </w:rPr>
              <w:fldChar w:fldCharType="begin"/>
            </w:r>
            <w:r w:rsidR="002D57DD">
              <w:rPr>
                <w:noProof/>
                <w:webHidden/>
              </w:rPr>
              <w:instrText xml:space="preserve"> PAGEREF _Toc460972190 \h </w:instrText>
            </w:r>
            <w:r w:rsidR="002D57DD">
              <w:rPr>
                <w:noProof/>
                <w:webHidden/>
              </w:rPr>
            </w:r>
            <w:r w:rsidR="002D57DD">
              <w:rPr>
                <w:noProof/>
                <w:webHidden/>
              </w:rPr>
              <w:fldChar w:fldCharType="separate"/>
            </w:r>
            <w:r w:rsidR="002D57DD">
              <w:rPr>
                <w:noProof/>
                <w:webHidden/>
              </w:rPr>
              <w:t>16</w:t>
            </w:r>
            <w:r w:rsidR="002D57DD">
              <w:rPr>
                <w:noProof/>
                <w:webHidden/>
              </w:rPr>
              <w:fldChar w:fldCharType="end"/>
            </w:r>
          </w:hyperlink>
        </w:p>
        <w:p w14:paraId="6DF8FCAE" w14:textId="77777777" w:rsidR="002D57DD" w:rsidRDefault="00D87E86">
          <w:pPr>
            <w:pStyle w:val="31"/>
            <w:tabs>
              <w:tab w:val="right" w:leader="dot" w:pos="9629"/>
            </w:tabs>
            <w:rPr>
              <w:rFonts w:asciiTheme="minorHAnsi" w:eastAsiaTheme="minorEastAsia" w:hAnsiTheme="minorHAnsi" w:cstheme="minorBidi"/>
              <w:noProof/>
              <w:sz w:val="22"/>
              <w:szCs w:val="22"/>
              <w:lang w:eastAsia="uk-UA"/>
            </w:rPr>
          </w:pPr>
          <w:hyperlink w:anchor="_Toc460972191" w:history="1">
            <w:r w:rsidR="002D57DD" w:rsidRPr="00BE4D6D">
              <w:rPr>
                <w:rStyle w:val="ac"/>
                <w:noProof/>
              </w:rPr>
              <w:t>Елементи управління</w:t>
            </w:r>
            <w:r w:rsidR="002D57DD">
              <w:rPr>
                <w:noProof/>
                <w:webHidden/>
              </w:rPr>
              <w:tab/>
            </w:r>
            <w:r w:rsidR="002D57DD">
              <w:rPr>
                <w:noProof/>
                <w:webHidden/>
              </w:rPr>
              <w:fldChar w:fldCharType="begin"/>
            </w:r>
            <w:r w:rsidR="002D57DD">
              <w:rPr>
                <w:noProof/>
                <w:webHidden/>
              </w:rPr>
              <w:instrText xml:space="preserve"> PAGEREF _Toc460972191 \h </w:instrText>
            </w:r>
            <w:r w:rsidR="002D57DD">
              <w:rPr>
                <w:noProof/>
                <w:webHidden/>
              </w:rPr>
            </w:r>
            <w:r w:rsidR="002D57DD">
              <w:rPr>
                <w:noProof/>
                <w:webHidden/>
              </w:rPr>
              <w:fldChar w:fldCharType="separate"/>
            </w:r>
            <w:r w:rsidR="002D57DD">
              <w:rPr>
                <w:noProof/>
                <w:webHidden/>
              </w:rPr>
              <w:t>16</w:t>
            </w:r>
            <w:r w:rsidR="002D57DD">
              <w:rPr>
                <w:noProof/>
                <w:webHidden/>
              </w:rPr>
              <w:fldChar w:fldCharType="end"/>
            </w:r>
          </w:hyperlink>
        </w:p>
        <w:p w14:paraId="04027E4D" w14:textId="77777777" w:rsidR="002D57DD" w:rsidRDefault="00D87E86">
          <w:pPr>
            <w:pStyle w:val="31"/>
            <w:tabs>
              <w:tab w:val="right" w:leader="dot" w:pos="9629"/>
            </w:tabs>
            <w:rPr>
              <w:rFonts w:asciiTheme="minorHAnsi" w:eastAsiaTheme="minorEastAsia" w:hAnsiTheme="minorHAnsi" w:cstheme="minorBidi"/>
              <w:noProof/>
              <w:sz w:val="22"/>
              <w:szCs w:val="22"/>
              <w:lang w:eastAsia="uk-UA"/>
            </w:rPr>
          </w:pPr>
          <w:hyperlink w:anchor="_Toc460972192" w:history="1">
            <w:r w:rsidR="002D57DD" w:rsidRPr="00BE4D6D">
              <w:rPr>
                <w:rStyle w:val="ac"/>
                <w:noProof/>
              </w:rPr>
              <w:t>Іформація на дисплеї</w:t>
            </w:r>
            <w:r w:rsidR="002D57DD">
              <w:rPr>
                <w:noProof/>
                <w:webHidden/>
              </w:rPr>
              <w:tab/>
            </w:r>
            <w:r w:rsidR="002D57DD">
              <w:rPr>
                <w:noProof/>
                <w:webHidden/>
              </w:rPr>
              <w:fldChar w:fldCharType="begin"/>
            </w:r>
            <w:r w:rsidR="002D57DD">
              <w:rPr>
                <w:noProof/>
                <w:webHidden/>
              </w:rPr>
              <w:instrText xml:space="preserve"> PAGEREF _Toc460972192 \h </w:instrText>
            </w:r>
            <w:r w:rsidR="002D57DD">
              <w:rPr>
                <w:noProof/>
                <w:webHidden/>
              </w:rPr>
            </w:r>
            <w:r w:rsidR="002D57DD">
              <w:rPr>
                <w:noProof/>
                <w:webHidden/>
              </w:rPr>
              <w:fldChar w:fldCharType="separate"/>
            </w:r>
            <w:r w:rsidR="002D57DD">
              <w:rPr>
                <w:noProof/>
                <w:webHidden/>
              </w:rPr>
              <w:t>16</w:t>
            </w:r>
            <w:r w:rsidR="002D57DD">
              <w:rPr>
                <w:noProof/>
                <w:webHidden/>
              </w:rPr>
              <w:fldChar w:fldCharType="end"/>
            </w:r>
          </w:hyperlink>
        </w:p>
        <w:p w14:paraId="6EB3F06A" w14:textId="77777777" w:rsidR="002D57DD" w:rsidRDefault="00D87E86">
          <w:pPr>
            <w:pStyle w:val="21"/>
            <w:tabs>
              <w:tab w:val="right" w:leader="dot" w:pos="9629"/>
            </w:tabs>
            <w:rPr>
              <w:rFonts w:asciiTheme="minorHAnsi" w:eastAsiaTheme="minorEastAsia" w:hAnsiTheme="minorHAnsi" w:cstheme="minorBidi"/>
              <w:noProof/>
              <w:sz w:val="22"/>
              <w:szCs w:val="22"/>
              <w:lang w:eastAsia="uk-UA"/>
            </w:rPr>
          </w:pPr>
          <w:hyperlink w:anchor="_Toc460972193" w:history="1">
            <w:r w:rsidR="002D57DD" w:rsidRPr="00BE4D6D">
              <w:rPr>
                <w:rStyle w:val="ac"/>
                <w:noProof/>
              </w:rPr>
              <w:t>«Фініш»</w:t>
            </w:r>
            <w:r w:rsidR="002D57DD">
              <w:rPr>
                <w:noProof/>
                <w:webHidden/>
              </w:rPr>
              <w:tab/>
            </w:r>
            <w:r w:rsidR="002D57DD">
              <w:rPr>
                <w:noProof/>
                <w:webHidden/>
              </w:rPr>
              <w:fldChar w:fldCharType="begin"/>
            </w:r>
            <w:r w:rsidR="002D57DD">
              <w:rPr>
                <w:noProof/>
                <w:webHidden/>
              </w:rPr>
              <w:instrText xml:space="preserve"> PAGEREF _Toc460972193 \h </w:instrText>
            </w:r>
            <w:r w:rsidR="002D57DD">
              <w:rPr>
                <w:noProof/>
                <w:webHidden/>
              </w:rPr>
            </w:r>
            <w:r w:rsidR="002D57DD">
              <w:rPr>
                <w:noProof/>
                <w:webHidden/>
              </w:rPr>
              <w:fldChar w:fldCharType="separate"/>
            </w:r>
            <w:r w:rsidR="002D57DD">
              <w:rPr>
                <w:noProof/>
                <w:webHidden/>
              </w:rPr>
              <w:t>17</w:t>
            </w:r>
            <w:r w:rsidR="002D57DD">
              <w:rPr>
                <w:noProof/>
                <w:webHidden/>
              </w:rPr>
              <w:fldChar w:fldCharType="end"/>
            </w:r>
          </w:hyperlink>
        </w:p>
        <w:p w14:paraId="081B054D" w14:textId="77777777" w:rsidR="002D57DD" w:rsidRDefault="00D87E86">
          <w:pPr>
            <w:pStyle w:val="31"/>
            <w:tabs>
              <w:tab w:val="right" w:leader="dot" w:pos="9629"/>
            </w:tabs>
            <w:rPr>
              <w:rFonts w:asciiTheme="minorHAnsi" w:eastAsiaTheme="minorEastAsia" w:hAnsiTheme="minorHAnsi" w:cstheme="minorBidi"/>
              <w:noProof/>
              <w:sz w:val="22"/>
              <w:szCs w:val="22"/>
              <w:lang w:eastAsia="uk-UA"/>
            </w:rPr>
          </w:pPr>
          <w:hyperlink w:anchor="_Toc460972194" w:history="1">
            <w:r w:rsidR="002D57DD" w:rsidRPr="00BE4D6D">
              <w:rPr>
                <w:rStyle w:val="ac"/>
                <w:noProof/>
              </w:rPr>
              <w:t>Елементи управління</w:t>
            </w:r>
            <w:r w:rsidR="002D57DD">
              <w:rPr>
                <w:noProof/>
                <w:webHidden/>
              </w:rPr>
              <w:tab/>
            </w:r>
            <w:r w:rsidR="002D57DD">
              <w:rPr>
                <w:noProof/>
                <w:webHidden/>
              </w:rPr>
              <w:fldChar w:fldCharType="begin"/>
            </w:r>
            <w:r w:rsidR="002D57DD">
              <w:rPr>
                <w:noProof/>
                <w:webHidden/>
              </w:rPr>
              <w:instrText xml:space="preserve"> PAGEREF _Toc460972194 \h </w:instrText>
            </w:r>
            <w:r w:rsidR="002D57DD">
              <w:rPr>
                <w:noProof/>
                <w:webHidden/>
              </w:rPr>
            </w:r>
            <w:r w:rsidR="002D57DD">
              <w:rPr>
                <w:noProof/>
                <w:webHidden/>
              </w:rPr>
              <w:fldChar w:fldCharType="separate"/>
            </w:r>
            <w:r w:rsidR="002D57DD">
              <w:rPr>
                <w:noProof/>
                <w:webHidden/>
              </w:rPr>
              <w:t>17</w:t>
            </w:r>
            <w:r w:rsidR="002D57DD">
              <w:rPr>
                <w:noProof/>
                <w:webHidden/>
              </w:rPr>
              <w:fldChar w:fldCharType="end"/>
            </w:r>
          </w:hyperlink>
        </w:p>
        <w:p w14:paraId="0FA718F1" w14:textId="77777777" w:rsidR="002D57DD" w:rsidRDefault="00D87E86">
          <w:pPr>
            <w:pStyle w:val="31"/>
            <w:tabs>
              <w:tab w:val="right" w:leader="dot" w:pos="9629"/>
            </w:tabs>
            <w:rPr>
              <w:rFonts w:asciiTheme="minorHAnsi" w:eastAsiaTheme="minorEastAsia" w:hAnsiTheme="minorHAnsi" w:cstheme="minorBidi"/>
              <w:noProof/>
              <w:sz w:val="22"/>
              <w:szCs w:val="22"/>
              <w:lang w:eastAsia="uk-UA"/>
            </w:rPr>
          </w:pPr>
          <w:hyperlink w:anchor="_Toc460972195" w:history="1">
            <w:r w:rsidR="002D57DD" w:rsidRPr="00BE4D6D">
              <w:rPr>
                <w:rStyle w:val="ac"/>
                <w:noProof/>
              </w:rPr>
              <w:t>Інформація на дисплеї</w:t>
            </w:r>
            <w:r w:rsidR="002D57DD">
              <w:rPr>
                <w:noProof/>
                <w:webHidden/>
              </w:rPr>
              <w:tab/>
            </w:r>
            <w:r w:rsidR="002D57DD">
              <w:rPr>
                <w:noProof/>
                <w:webHidden/>
              </w:rPr>
              <w:fldChar w:fldCharType="begin"/>
            </w:r>
            <w:r w:rsidR="002D57DD">
              <w:rPr>
                <w:noProof/>
                <w:webHidden/>
              </w:rPr>
              <w:instrText xml:space="preserve"> PAGEREF _Toc460972195 \h </w:instrText>
            </w:r>
            <w:r w:rsidR="002D57DD">
              <w:rPr>
                <w:noProof/>
                <w:webHidden/>
              </w:rPr>
            </w:r>
            <w:r w:rsidR="002D57DD">
              <w:rPr>
                <w:noProof/>
                <w:webHidden/>
              </w:rPr>
              <w:fldChar w:fldCharType="separate"/>
            </w:r>
            <w:r w:rsidR="002D57DD">
              <w:rPr>
                <w:noProof/>
                <w:webHidden/>
              </w:rPr>
              <w:t>17</w:t>
            </w:r>
            <w:r w:rsidR="002D57DD">
              <w:rPr>
                <w:noProof/>
                <w:webHidden/>
              </w:rPr>
              <w:fldChar w:fldCharType="end"/>
            </w:r>
          </w:hyperlink>
        </w:p>
        <w:p w14:paraId="18749159" w14:textId="77777777" w:rsidR="002D57DD" w:rsidRDefault="00D87E86">
          <w:pPr>
            <w:pStyle w:val="11"/>
            <w:tabs>
              <w:tab w:val="right" w:leader="dot" w:pos="9629"/>
            </w:tabs>
            <w:rPr>
              <w:rFonts w:asciiTheme="minorHAnsi" w:eastAsiaTheme="minorEastAsia" w:hAnsiTheme="minorHAnsi" w:cstheme="minorBidi"/>
              <w:noProof/>
              <w:sz w:val="22"/>
              <w:szCs w:val="22"/>
              <w:lang w:eastAsia="uk-UA"/>
            </w:rPr>
          </w:pPr>
          <w:hyperlink w:anchor="_Toc460972196" w:history="1">
            <w:r w:rsidR="002D57DD" w:rsidRPr="00BE4D6D">
              <w:rPr>
                <w:rStyle w:val="ac"/>
                <w:noProof/>
              </w:rPr>
              <w:t>Інструкція по використанню</w:t>
            </w:r>
            <w:r w:rsidR="002D57DD">
              <w:rPr>
                <w:noProof/>
                <w:webHidden/>
              </w:rPr>
              <w:tab/>
            </w:r>
            <w:r w:rsidR="002D57DD">
              <w:rPr>
                <w:noProof/>
                <w:webHidden/>
              </w:rPr>
              <w:fldChar w:fldCharType="begin"/>
            </w:r>
            <w:r w:rsidR="002D57DD">
              <w:rPr>
                <w:noProof/>
                <w:webHidden/>
              </w:rPr>
              <w:instrText xml:space="preserve"> PAGEREF _Toc460972196 \h </w:instrText>
            </w:r>
            <w:r w:rsidR="002D57DD">
              <w:rPr>
                <w:noProof/>
                <w:webHidden/>
              </w:rPr>
            </w:r>
            <w:r w:rsidR="002D57DD">
              <w:rPr>
                <w:noProof/>
                <w:webHidden/>
              </w:rPr>
              <w:fldChar w:fldCharType="separate"/>
            </w:r>
            <w:r w:rsidR="002D57DD">
              <w:rPr>
                <w:noProof/>
                <w:webHidden/>
              </w:rPr>
              <w:t>18</w:t>
            </w:r>
            <w:r w:rsidR="002D57DD">
              <w:rPr>
                <w:noProof/>
                <w:webHidden/>
              </w:rPr>
              <w:fldChar w:fldCharType="end"/>
            </w:r>
          </w:hyperlink>
        </w:p>
        <w:p w14:paraId="4AF8B4DC" w14:textId="77777777" w:rsidR="002D57DD" w:rsidRDefault="00D87E86">
          <w:pPr>
            <w:pStyle w:val="21"/>
            <w:tabs>
              <w:tab w:val="right" w:leader="dot" w:pos="9629"/>
            </w:tabs>
            <w:rPr>
              <w:rFonts w:asciiTheme="minorHAnsi" w:eastAsiaTheme="minorEastAsia" w:hAnsiTheme="minorHAnsi" w:cstheme="minorBidi"/>
              <w:noProof/>
              <w:sz w:val="22"/>
              <w:szCs w:val="22"/>
              <w:lang w:eastAsia="uk-UA"/>
            </w:rPr>
          </w:pPr>
          <w:hyperlink w:anchor="_Toc460972197" w:history="1">
            <w:r w:rsidR="002D57DD" w:rsidRPr="00BE4D6D">
              <w:rPr>
                <w:rStyle w:val="ac"/>
                <w:noProof/>
              </w:rPr>
              <w:t>«Старт»</w:t>
            </w:r>
            <w:r w:rsidR="002D57DD">
              <w:rPr>
                <w:noProof/>
                <w:webHidden/>
              </w:rPr>
              <w:tab/>
            </w:r>
            <w:r w:rsidR="002D57DD">
              <w:rPr>
                <w:noProof/>
                <w:webHidden/>
              </w:rPr>
              <w:fldChar w:fldCharType="begin"/>
            </w:r>
            <w:r w:rsidR="002D57DD">
              <w:rPr>
                <w:noProof/>
                <w:webHidden/>
              </w:rPr>
              <w:instrText xml:space="preserve"> PAGEREF _Toc460972197 \h </w:instrText>
            </w:r>
            <w:r w:rsidR="002D57DD">
              <w:rPr>
                <w:noProof/>
                <w:webHidden/>
              </w:rPr>
            </w:r>
            <w:r w:rsidR="002D57DD">
              <w:rPr>
                <w:noProof/>
                <w:webHidden/>
              </w:rPr>
              <w:fldChar w:fldCharType="separate"/>
            </w:r>
            <w:r w:rsidR="002D57DD">
              <w:rPr>
                <w:noProof/>
                <w:webHidden/>
              </w:rPr>
              <w:t>18</w:t>
            </w:r>
            <w:r w:rsidR="002D57DD">
              <w:rPr>
                <w:noProof/>
                <w:webHidden/>
              </w:rPr>
              <w:fldChar w:fldCharType="end"/>
            </w:r>
          </w:hyperlink>
        </w:p>
        <w:p w14:paraId="423F383C" w14:textId="77777777" w:rsidR="002D57DD" w:rsidRDefault="00D87E86">
          <w:pPr>
            <w:pStyle w:val="31"/>
            <w:tabs>
              <w:tab w:val="right" w:leader="dot" w:pos="9629"/>
            </w:tabs>
            <w:rPr>
              <w:rFonts w:asciiTheme="minorHAnsi" w:eastAsiaTheme="minorEastAsia" w:hAnsiTheme="minorHAnsi" w:cstheme="minorBidi"/>
              <w:noProof/>
              <w:sz w:val="22"/>
              <w:szCs w:val="22"/>
              <w:lang w:eastAsia="uk-UA"/>
            </w:rPr>
          </w:pPr>
          <w:hyperlink w:anchor="_Toc460972198" w:history="1">
            <w:r w:rsidR="002D57DD" w:rsidRPr="00BE4D6D">
              <w:rPr>
                <w:rStyle w:val="ac"/>
                <w:noProof/>
              </w:rPr>
              <w:t>Ініціалізація системи</w:t>
            </w:r>
            <w:r w:rsidR="002D57DD">
              <w:rPr>
                <w:noProof/>
                <w:webHidden/>
              </w:rPr>
              <w:tab/>
            </w:r>
            <w:r w:rsidR="002D57DD">
              <w:rPr>
                <w:noProof/>
                <w:webHidden/>
              </w:rPr>
              <w:fldChar w:fldCharType="begin"/>
            </w:r>
            <w:r w:rsidR="002D57DD">
              <w:rPr>
                <w:noProof/>
                <w:webHidden/>
              </w:rPr>
              <w:instrText xml:space="preserve"> PAGEREF _Toc460972198 \h </w:instrText>
            </w:r>
            <w:r w:rsidR="002D57DD">
              <w:rPr>
                <w:noProof/>
                <w:webHidden/>
              </w:rPr>
            </w:r>
            <w:r w:rsidR="002D57DD">
              <w:rPr>
                <w:noProof/>
                <w:webHidden/>
              </w:rPr>
              <w:fldChar w:fldCharType="separate"/>
            </w:r>
            <w:r w:rsidR="002D57DD">
              <w:rPr>
                <w:noProof/>
                <w:webHidden/>
              </w:rPr>
              <w:t>18</w:t>
            </w:r>
            <w:r w:rsidR="002D57DD">
              <w:rPr>
                <w:noProof/>
                <w:webHidden/>
              </w:rPr>
              <w:fldChar w:fldCharType="end"/>
            </w:r>
          </w:hyperlink>
        </w:p>
        <w:p w14:paraId="0E5D273F" w14:textId="77777777" w:rsidR="002D57DD" w:rsidRDefault="00D87E86">
          <w:pPr>
            <w:pStyle w:val="31"/>
            <w:tabs>
              <w:tab w:val="right" w:leader="dot" w:pos="9629"/>
            </w:tabs>
            <w:rPr>
              <w:rFonts w:asciiTheme="minorHAnsi" w:eastAsiaTheme="minorEastAsia" w:hAnsiTheme="minorHAnsi" w:cstheme="minorBidi"/>
              <w:noProof/>
              <w:sz w:val="22"/>
              <w:szCs w:val="22"/>
              <w:lang w:eastAsia="uk-UA"/>
            </w:rPr>
          </w:pPr>
          <w:hyperlink w:anchor="_Toc460972199" w:history="1">
            <w:r w:rsidR="002D57DD" w:rsidRPr="00BE4D6D">
              <w:rPr>
                <w:rStyle w:val="ac"/>
                <w:noProof/>
              </w:rPr>
              <w:t>Старт  лижника</w:t>
            </w:r>
            <w:r w:rsidR="002D57DD">
              <w:rPr>
                <w:noProof/>
                <w:webHidden/>
              </w:rPr>
              <w:tab/>
            </w:r>
            <w:r w:rsidR="002D57DD">
              <w:rPr>
                <w:noProof/>
                <w:webHidden/>
              </w:rPr>
              <w:fldChar w:fldCharType="begin"/>
            </w:r>
            <w:r w:rsidR="002D57DD">
              <w:rPr>
                <w:noProof/>
                <w:webHidden/>
              </w:rPr>
              <w:instrText xml:space="preserve"> PAGEREF _Toc460972199 \h </w:instrText>
            </w:r>
            <w:r w:rsidR="002D57DD">
              <w:rPr>
                <w:noProof/>
                <w:webHidden/>
              </w:rPr>
            </w:r>
            <w:r w:rsidR="002D57DD">
              <w:rPr>
                <w:noProof/>
                <w:webHidden/>
              </w:rPr>
              <w:fldChar w:fldCharType="separate"/>
            </w:r>
            <w:r w:rsidR="002D57DD">
              <w:rPr>
                <w:noProof/>
                <w:webHidden/>
              </w:rPr>
              <w:t>19</w:t>
            </w:r>
            <w:r w:rsidR="002D57DD">
              <w:rPr>
                <w:noProof/>
                <w:webHidden/>
              </w:rPr>
              <w:fldChar w:fldCharType="end"/>
            </w:r>
          </w:hyperlink>
        </w:p>
        <w:p w14:paraId="26B76060" w14:textId="77777777" w:rsidR="002D57DD" w:rsidRDefault="00D87E86">
          <w:pPr>
            <w:pStyle w:val="21"/>
            <w:tabs>
              <w:tab w:val="right" w:leader="dot" w:pos="9629"/>
            </w:tabs>
            <w:rPr>
              <w:rFonts w:asciiTheme="minorHAnsi" w:eastAsiaTheme="minorEastAsia" w:hAnsiTheme="minorHAnsi" w:cstheme="minorBidi"/>
              <w:noProof/>
              <w:sz w:val="22"/>
              <w:szCs w:val="22"/>
              <w:lang w:eastAsia="uk-UA"/>
            </w:rPr>
          </w:pPr>
          <w:hyperlink w:anchor="_Toc460972200" w:history="1">
            <w:r w:rsidR="002D57DD" w:rsidRPr="00BE4D6D">
              <w:rPr>
                <w:rStyle w:val="ac"/>
                <w:noProof/>
              </w:rPr>
              <w:t>«Фініш»</w:t>
            </w:r>
            <w:r w:rsidR="002D57DD">
              <w:rPr>
                <w:noProof/>
                <w:webHidden/>
              </w:rPr>
              <w:tab/>
            </w:r>
            <w:r w:rsidR="002D57DD">
              <w:rPr>
                <w:noProof/>
                <w:webHidden/>
              </w:rPr>
              <w:fldChar w:fldCharType="begin"/>
            </w:r>
            <w:r w:rsidR="002D57DD">
              <w:rPr>
                <w:noProof/>
                <w:webHidden/>
              </w:rPr>
              <w:instrText xml:space="preserve"> PAGEREF _Toc460972200 \h </w:instrText>
            </w:r>
            <w:r w:rsidR="002D57DD">
              <w:rPr>
                <w:noProof/>
                <w:webHidden/>
              </w:rPr>
            </w:r>
            <w:r w:rsidR="002D57DD">
              <w:rPr>
                <w:noProof/>
                <w:webHidden/>
              </w:rPr>
              <w:fldChar w:fldCharType="separate"/>
            </w:r>
            <w:r w:rsidR="002D57DD">
              <w:rPr>
                <w:noProof/>
                <w:webHidden/>
              </w:rPr>
              <w:t>20</w:t>
            </w:r>
            <w:r w:rsidR="002D57DD">
              <w:rPr>
                <w:noProof/>
                <w:webHidden/>
              </w:rPr>
              <w:fldChar w:fldCharType="end"/>
            </w:r>
          </w:hyperlink>
        </w:p>
        <w:p w14:paraId="63F8F719" w14:textId="77777777" w:rsidR="002D57DD" w:rsidRDefault="00D87E86">
          <w:pPr>
            <w:pStyle w:val="31"/>
            <w:tabs>
              <w:tab w:val="right" w:leader="dot" w:pos="9629"/>
            </w:tabs>
            <w:rPr>
              <w:rFonts w:asciiTheme="minorHAnsi" w:eastAsiaTheme="minorEastAsia" w:hAnsiTheme="minorHAnsi" w:cstheme="minorBidi"/>
              <w:noProof/>
              <w:sz w:val="22"/>
              <w:szCs w:val="22"/>
              <w:lang w:eastAsia="uk-UA"/>
            </w:rPr>
          </w:pPr>
          <w:hyperlink w:anchor="_Toc460972201" w:history="1">
            <w:r w:rsidR="002D57DD" w:rsidRPr="00BE4D6D">
              <w:rPr>
                <w:rStyle w:val="ac"/>
                <w:noProof/>
              </w:rPr>
              <w:t>Ініціалізація системи</w:t>
            </w:r>
            <w:r w:rsidR="002D57DD">
              <w:rPr>
                <w:noProof/>
                <w:webHidden/>
              </w:rPr>
              <w:tab/>
            </w:r>
            <w:r w:rsidR="002D57DD">
              <w:rPr>
                <w:noProof/>
                <w:webHidden/>
              </w:rPr>
              <w:fldChar w:fldCharType="begin"/>
            </w:r>
            <w:r w:rsidR="002D57DD">
              <w:rPr>
                <w:noProof/>
                <w:webHidden/>
              </w:rPr>
              <w:instrText xml:space="preserve"> PAGEREF _Toc460972201 \h </w:instrText>
            </w:r>
            <w:r w:rsidR="002D57DD">
              <w:rPr>
                <w:noProof/>
                <w:webHidden/>
              </w:rPr>
            </w:r>
            <w:r w:rsidR="002D57DD">
              <w:rPr>
                <w:noProof/>
                <w:webHidden/>
              </w:rPr>
              <w:fldChar w:fldCharType="separate"/>
            </w:r>
            <w:r w:rsidR="002D57DD">
              <w:rPr>
                <w:noProof/>
                <w:webHidden/>
              </w:rPr>
              <w:t>20</w:t>
            </w:r>
            <w:r w:rsidR="002D57DD">
              <w:rPr>
                <w:noProof/>
                <w:webHidden/>
              </w:rPr>
              <w:fldChar w:fldCharType="end"/>
            </w:r>
          </w:hyperlink>
        </w:p>
        <w:p w14:paraId="612C6B12" w14:textId="77777777" w:rsidR="002D57DD" w:rsidRDefault="00D87E86">
          <w:pPr>
            <w:pStyle w:val="31"/>
            <w:tabs>
              <w:tab w:val="right" w:leader="dot" w:pos="9629"/>
            </w:tabs>
            <w:rPr>
              <w:rFonts w:asciiTheme="minorHAnsi" w:eastAsiaTheme="minorEastAsia" w:hAnsiTheme="minorHAnsi" w:cstheme="minorBidi"/>
              <w:noProof/>
              <w:sz w:val="22"/>
              <w:szCs w:val="22"/>
              <w:lang w:eastAsia="uk-UA"/>
            </w:rPr>
          </w:pPr>
          <w:hyperlink w:anchor="_Toc460972202" w:history="1">
            <w:r w:rsidR="002D57DD" w:rsidRPr="00BE4D6D">
              <w:rPr>
                <w:rStyle w:val="ac"/>
                <w:noProof/>
              </w:rPr>
              <w:t>Фінішування  лижника</w:t>
            </w:r>
            <w:r w:rsidR="002D57DD">
              <w:rPr>
                <w:noProof/>
                <w:webHidden/>
              </w:rPr>
              <w:tab/>
            </w:r>
            <w:r w:rsidR="002D57DD">
              <w:rPr>
                <w:noProof/>
                <w:webHidden/>
              </w:rPr>
              <w:fldChar w:fldCharType="begin"/>
            </w:r>
            <w:r w:rsidR="002D57DD">
              <w:rPr>
                <w:noProof/>
                <w:webHidden/>
              </w:rPr>
              <w:instrText xml:space="preserve"> PAGEREF _Toc460972202 \h </w:instrText>
            </w:r>
            <w:r w:rsidR="002D57DD">
              <w:rPr>
                <w:noProof/>
                <w:webHidden/>
              </w:rPr>
            </w:r>
            <w:r w:rsidR="002D57DD">
              <w:rPr>
                <w:noProof/>
                <w:webHidden/>
              </w:rPr>
              <w:fldChar w:fldCharType="separate"/>
            </w:r>
            <w:r w:rsidR="002D57DD">
              <w:rPr>
                <w:noProof/>
                <w:webHidden/>
              </w:rPr>
              <w:t>22</w:t>
            </w:r>
            <w:r w:rsidR="002D57DD">
              <w:rPr>
                <w:noProof/>
                <w:webHidden/>
              </w:rPr>
              <w:fldChar w:fldCharType="end"/>
            </w:r>
          </w:hyperlink>
        </w:p>
        <w:p w14:paraId="00148E73" w14:textId="77777777" w:rsidR="002D57DD" w:rsidRDefault="00D87E86">
          <w:pPr>
            <w:pStyle w:val="11"/>
            <w:tabs>
              <w:tab w:val="right" w:leader="dot" w:pos="9629"/>
            </w:tabs>
            <w:rPr>
              <w:rFonts w:asciiTheme="minorHAnsi" w:eastAsiaTheme="minorEastAsia" w:hAnsiTheme="minorHAnsi" w:cstheme="minorBidi"/>
              <w:noProof/>
              <w:sz w:val="22"/>
              <w:szCs w:val="22"/>
              <w:lang w:eastAsia="uk-UA"/>
            </w:rPr>
          </w:pPr>
          <w:hyperlink w:anchor="_Toc460972203" w:history="1">
            <w:r w:rsidR="002D57DD" w:rsidRPr="00BE4D6D">
              <w:rPr>
                <w:rStyle w:val="ac"/>
                <w:noProof/>
              </w:rPr>
              <w:t>Режими світлодіодної  індикації</w:t>
            </w:r>
            <w:r w:rsidR="002D57DD">
              <w:rPr>
                <w:noProof/>
                <w:webHidden/>
              </w:rPr>
              <w:tab/>
            </w:r>
            <w:r w:rsidR="002D57DD">
              <w:rPr>
                <w:noProof/>
                <w:webHidden/>
              </w:rPr>
              <w:fldChar w:fldCharType="begin"/>
            </w:r>
            <w:r w:rsidR="002D57DD">
              <w:rPr>
                <w:noProof/>
                <w:webHidden/>
              </w:rPr>
              <w:instrText xml:space="preserve"> PAGEREF _Toc460972203 \h </w:instrText>
            </w:r>
            <w:r w:rsidR="002D57DD">
              <w:rPr>
                <w:noProof/>
                <w:webHidden/>
              </w:rPr>
            </w:r>
            <w:r w:rsidR="002D57DD">
              <w:rPr>
                <w:noProof/>
                <w:webHidden/>
              </w:rPr>
              <w:fldChar w:fldCharType="separate"/>
            </w:r>
            <w:r w:rsidR="002D57DD">
              <w:rPr>
                <w:noProof/>
                <w:webHidden/>
              </w:rPr>
              <w:t>23</w:t>
            </w:r>
            <w:r w:rsidR="002D57DD">
              <w:rPr>
                <w:noProof/>
                <w:webHidden/>
              </w:rPr>
              <w:fldChar w:fldCharType="end"/>
            </w:r>
          </w:hyperlink>
        </w:p>
        <w:p w14:paraId="2FA97D63" w14:textId="77777777" w:rsidR="002D57DD" w:rsidRDefault="00D87E86">
          <w:pPr>
            <w:pStyle w:val="11"/>
            <w:tabs>
              <w:tab w:val="right" w:leader="dot" w:pos="9629"/>
            </w:tabs>
            <w:rPr>
              <w:rFonts w:asciiTheme="minorHAnsi" w:eastAsiaTheme="minorEastAsia" w:hAnsiTheme="minorHAnsi" w:cstheme="minorBidi"/>
              <w:noProof/>
              <w:sz w:val="22"/>
              <w:szCs w:val="22"/>
              <w:lang w:eastAsia="uk-UA"/>
            </w:rPr>
          </w:pPr>
          <w:hyperlink w:anchor="_Toc460972204" w:history="1">
            <w:r w:rsidR="002D57DD" w:rsidRPr="00BE4D6D">
              <w:rPr>
                <w:rStyle w:val="ac"/>
                <w:noProof/>
              </w:rPr>
              <w:t>Перегляд даних із SD карти пам’яті</w:t>
            </w:r>
            <w:r w:rsidR="002D57DD">
              <w:rPr>
                <w:noProof/>
                <w:webHidden/>
              </w:rPr>
              <w:tab/>
            </w:r>
            <w:r w:rsidR="002D57DD">
              <w:rPr>
                <w:noProof/>
                <w:webHidden/>
              </w:rPr>
              <w:fldChar w:fldCharType="begin"/>
            </w:r>
            <w:r w:rsidR="002D57DD">
              <w:rPr>
                <w:noProof/>
                <w:webHidden/>
              </w:rPr>
              <w:instrText xml:space="preserve"> PAGEREF _Toc460972204 \h </w:instrText>
            </w:r>
            <w:r w:rsidR="002D57DD">
              <w:rPr>
                <w:noProof/>
                <w:webHidden/>
              </w:rPr>
            </w:r>
            <w:r w:rsidR="002D57DD">
              <w:rPr>
                <w:noProof/>
                <w:webHidden/>
              </w:rPr>
              <w:fldChar w:fldCharType="separate"/>
            </w:r>
            <w:r w:rsidR="002D57DD">
              <w:rPr>
                <w:noProof/>
                <w:webHidden/>
              </w:rPr>
              <w:t>23</w:t>
            </w:r>
            <w:r w:rsidR="002D57DD">
              <w:rPr>
                <w:noProof/>
                <w:webHidden/>
              </w:rPr>
              <w:fldChar w:fldCharType="end"/>
            </w:r>
          </w:hyperlink>
        </w:p>
        <w:p w14:paraId="143C0DDE" w14:textId="77777777" w:rsidR="002D57DD" w:rsidRDefault="00D87E86">
          <w:pPr>
            <w:pStyle w:val="11"/>
            <w:tabs>
              <w:tab w:val="right" w:leader="dot" w:pos="9629"/>
            </w:tabs>
            <w:rPr>
              <w:rFonts w:asciiTheme="minorHAnsi" w:eastAsiaTheme="minorEastAsia" w:hAnsiTheme="minorHAnsi" w:cstheme="minorBidi"/>
              <w:noProof/>
              <w:sz w:val="22"/>
              <w:szCs w:val="22"/>
              <w:lang w:eastAsia="uk-UA"/>
            </w:rPr>
          </w:pPr>
          <w:hyperlink w:anchor="_Toc460972205" w:history="1">
            <w:r w:rsidR="002D57DD" w:rsidRPr="00BE4D6D">
              <w:rPr>
                <w:rStyle w:val="ac"/>
                <w:noProof/>
              </w:rPr>
              <w:t>ВИСНОВКИ</w:t>
            </w:r>
            <w:r w:rsidR="002D57DD">
              <w:rPr>
                <w:noProof/>
                <w:webHidden/>
              </w:rPr>
              <w:tab/>
            </w:r>
            <w:r w:rsidR="002D57DD">
              <w:rPr>
                <w:noProof/>
                <w:webHidden/>
              </w:rPr>
              <w:fldChar w:fldCharType="begin"/>
            </w:r>
            <w:r w:rsidR="002D57DD">
              <w:rPr>
                <w:noProof/>
                <w:webHidden/>
              </w:rPr>
              <w:instrText xml:space="preserve"> PAGEREF _Toc460972205 \h </w:instrText>
            </w:r>
            <w:r w:rsidR="002D57DD">
              <w:rPr>
                <w:noProof/>
                <w:webHidden/>
              </w:rPr>
            </w:r>
            <w:r w:rsidR="002D57DD">
              <w:rPr>
                <w:noProof/>
                <w:webHidden/>
              </w:rPr>
              <w:fldChar w:fldCharType="separate"/>
            </w:r>
            <w:r w:rsidR="002D57DD">
              <w:rPr>
                <w:noProof/>
                <w:webHidden/>
              </w:rPr>
              <w:t>24</w:t>
            </w:r>
            <w:r w:rsidR="002D57DD">
              <w:rPr>
                <w:noProof/>
                <w:webHidden/>
              </w:rPr>
              <w:fldChar w:fldCharType="end"/>
            </w:r>
          </w:hyperlink>
        </w:p>
        <w:p w14:paraId="19F18C61" w14:textId="77777777" w:rsidR="002D57DD" w:rsidRDefault="00C657D0" w:rsidP="002D57DD">
          <w:pPr>
            <w:rPr>
              <w:bCs/>
            </w:rPr>
          </w:pPr>
          <w:r>
            <w:rPr>
              <w:b/>
              <w:bCs/>
            </w:rPr>
            <w:lastRenderedPageBreak/>
            <w:fldChar w:fldCharType="end"/>
          </w:r>
        </w:p>
      </w:sdtContent>
    </w:sdt>
    <w:bookmarkStart w:id="4" w:name="_Toc460972178" w:displacedByCustomXml="prev"/>
    <w:p w14:paraId="38D95F19" w14:textId="7D720332" w:rsidR="004A5079" w:rsidRPr="002D57DD" w:rsidRDefault="004A5079" w:rsidP="002D57DD">
      <w:pPr>
        <w:rPr>
          <w:bCs/>
        </w:rPr>
      </w:pPr>
      <w:r w:rsidRPr="004E3D80">
        <w:t>ВСТУП</w:t>
      </w:r>
      <w:bookmarkEnd w:id="4"/>
    </w:p>
    <w:p w14:paraId="0622193A" w14:textId="58458C9B" w:rsidR="000E4C34" w:rsidRDefault="000E4C34" w:rsidP="00761F02">
      <w:pPr>
        <w:ind w:firstLine="708"/>
        <w:jc w:val="both"/>
      </w:pPr>
      <w:r>
        <w:t>Таймер  - один із найзручн</w:t>
      </w:r>
      <w:r w:rsidR="00C35AEC">
        <w:t>іших електронних пристроїв, який</w:t>
      </w:r>
      <w:r w:rsidR="00421058">
        <w:t xml:space="preserve"> </w:t>
      </w:r>
      <w:r w:rsidR="001E16CA">
        <w:t>д</w:t>
      </w:r>
      <w:r w:rsidR="00C35AEC">
        <w:t>озволяє</w:t>
      </w:r>
      <w:r w:rsidR="00421058">
        <w:t xml:space="preserve"> </w:t>
      </w:r>
      <w:r>
        <w:t>автомати</w:t>
      </w:r>
      <w:r w:rsidR="00421058">
        <w:t>зувати</w:t>
      </w:r>
      <w:r>
        <w:t xml:space="preserve"> управління </w:t>
      </w:r>
      <w:r w:rsidR="00421058">
        <w:t>будь якими</w:t>
      </w:r>
      <w:r>
        <w:t xml:space="preserve"> приладами. Це пристрій, який показує поточний час, та </w:t>
      </w:r>
      <w:r w:rsidR="001E16CA">
        <w:t>д</w:t>
      </w:r>
      <w:r>
        <w:t xml:space="preserve">озволяє вмикати та вимикати електронну апаратуру в потрібний момент. </w:t>
      </w:r>
      <w:r w:rsidR="001E16CA">
        <w:t xml:space="preserve">Широкого </w:t>
      </w:r>
      <w:r w:rsidR="00D87E0A">
        <w:t xml:space="preserve">застосування таймери </w:t>
      </w:r>
      <w:r w:rsidR="001E16CA">
        <w:t>з</w:t>
      </w:r>
      <w:r w:rsidR="00D87E0A">
        <w:t>найшли</w:t>
      </w:r>
      <w:r w:rsidR="00C35AEC">
        <w:t xml:space="preserve"> і</w:t>
      </w:r>
      <w:r w:rsidR="00D87E0A">
        <w:t xml:space="preserve"> в спорті. Це по суті електронні секундоміри. І </w:t>
      </w:r>
      <w:r w:rsidR="00421058">
        <w:t>саме</w:t>
      </w:r>
      <w:r w:rsidR="00D87E0A">
        <w:t xml:space="preserve"> секундомір в гірськолижному спорті </w:t>
      </w:r>
      <w:r w:rsidR="001E16CA">
        <w:t xml:space="preserve">є </w:t>
      </w:r>
      <w:r w:rsidR="00D87E0A">
        <w:t xml:space="preserve">приладом, по якому визначається успішність спортсмена на гірськолижній трасі. Такі секундоміри ще називають електронний хронометраж </w:t>
      </w:r>
      <w:r w:rsidR="00602A38">
        <w:t>та широко використовують під час тренувань і в гірськолижних змаганнях</w:t>
      </w:r>
      <w:r w:rsidR="001E16CA">
        <w:t>, де долі секунди визначають місце спортсмена у турнірній таблиці</w:t>
      </w:r>
      <w:r w:rsidR="00602A38">
        <w:t>.</w:t>
      </w:r>
    </w:p>
    <w:p w14:paraId="652E830F" w14:textId="0976E563" w:rsidR="006265BC" w:rsidRDefault="006265BC" w:rsidP="00761F02">
      <w:pPr>
        <w:ind w:firstLine="708"/>
        <w:jc w:val="both"/>
      </w:pPr>
      <w:r>
        <w:t xml:space="preserve">Хронометрія (від </w:t>
      </w:r>
      <w:proofErr w:type="spellStart"/>
      <w:r>
        <w:t>грец</w:t>
      </w:r>
      <w:proofErr w:type="spellEnd"/>
      <w:r>
        <w:t xml:space="preserve">. χρόνος – час і μέτρηση – вимірювання) – наука про методи та засоби вимірювання часу, а також галузь техніки, що займається такими вимірами. Основний зміст </w:t>
      </w:r>
      <w:r w:rsidR="001E16CA">
        <w:t xml:space="preserve">хронометражу </w:t>
      </w:r>
      <w:r>
        <w:t>– визначення часу, що витрачається на виконання будь-якої дії</w:t>
      </w:r>
    </w:p>
    <w:p w14:paraId="4466D11B" w14:textId="7EACE934" w:rsidR="009449BD" w:rsidRDefault="00602A38" w:rsidP="00602A38">
      <w:pPr>
        <w:ind w:firstLine="708"/>
        <w:jc w:val="both"/>
      </w:pPr>
      <w:r>
        <w:t xml:space="preserve">Електронна система хронометражу – це </w:t>
      </w:r>
      <w:r w:rsidR="001E16CA">
        <w:t xml:space="preserve">звичний для </w:t>
      </w:r>
      <w:r>
        <w:t>всі</w:t>
      </w:r>
      <w:r w:rsidR="001E16CA">
        <w:t>х</w:t>
      </w:r>
      <w:r>
        <w:t xml:space="preserve"> секундомір, доповнений електронними пристроями, які автоматично запускають </w:t>
      </w:r>
      <w:r w:rsidR="001E16CA">
        <w:t xml:space="preserve">відлік </w:t>
      </w:r>
      <w:r>
        <w:t xml:space="preserve">часу при старті спортсмена і автоматично зупиняють </w:t>
      </w:r>
      <w:r w:rsidR="001E16CA">
        <w:t xml:space="preserve">відлік </w:t>
      </w:r>
      <w:r>
        <w:t xml:space="preserve">часу коли спортсмен фінішує. Сучасні моделі електронних хронометрів мають </w:t>
      </w:r>
      <w:r w:rsidR="00421058">
        <w:t>вмонтоване</w:t>
      </w:r>
      <w:r>
        <w:t xml:space="preserve"> програмне забезпечення, що </w:t>
      </w:r>
      <w:r w:rsidR="001E16CA">
        <w:t>д</w:t>
      </w:r>
      <w:r>
        <w:t xml:space="preserve">озволяє використовувати пристрій для різноманітних популярних видів спорту. </w:t>
      </w:r>
      <w:r w:rsidR="00F521E5">
        <w:t>Вони</w:t>
      </w:r>
      <w:r>
        <w:t xml:space="preserve"> стають більш складними по функціям, що дає можливість вираховування результату з найбільшою точністю. </w:t>
      </w:r>
      <w:r w:rsidR="00F521E5">
        <w:t xml:space="preserve">Також вони дозволяють </w:t>
      </w:r>
      <w:r>
        <w:t>обробляти</w:t>
      </w:r>
      <w:r w:rsidR="00F521E5">
        <w:t xml:space="preserve"> паралельно</w:t>
      </w:r>
      <w:r>
        <w:t xml:space="preserve"> </w:t>
      </w:r>
      <w:r w:rsidR="00F521E5">
        <w:t>результати</w:t>
      </w:r>
      <w:r>
        <w:t xml:space="preserve"> декількох змагань одночасно. Спортивний таймер може бути доповнений демонстраційним електронним табло для глядачів та судд</w:t>
      </w:r>
      <w:r w:rsidR="00421058">
        <w:t>ів</w:t>
      </w:r>
      <w:r w:rsidR="009449BD">
        <w:t>.</w:t>
      </w:r>
    </w:p>
    <w:p w14:paraId="3770DFE9" w14:textId="36284646" w:rsidR="009449BD" w:rsidRDefault="009449BD" w:rsidP="00602A38">
      <w:pPr>
        <w:ind w:firstLine="708"/>
        <w:jc w:val="both"/>
      </w:pPr>
      <w:r>
        <w:t xml:space="preserve">Для </w:t>
      </w:r>
      <w:proofErr w:type="spellStart"/>
      <w:r>
        <w:t>авто-</w:t>
      </w:r>
      <w:proofErr w:type="spellEnd"/>
      <w:r>
        <w:t xml:space="preserve"> , </w:t>
      </w:r>
      <w:proofErr w:type="spellStart"/>
      <w:r>
        <w:t>вело-</w:t>
      </w:r>
      <w:proofErr w:type="spellEnd"/>
      <w:r>
        <w:t xml:space="preserve">, </w:t>
      </w:r>
      <w:proofErr w:type="spellStart"/>
      <w:r>
        <w:t>мото-</w:t>
      </w:r>
      <w:proofErr w:type="spellEnd"/>
      <w:r>
        <w:t xml:space="preserve">, і інших професіональних видів спорту система хронометражу включає </w:t>
      </w:r>
      <w:proofErr w:type="spellStart"/>
      <w:r>
        <w:t>транспо</w:t>
      </w:r>
      <w:r w:rsidR="001E16CA">
        <w:t>н</w:t>
      </w:r>
      <w:r>
        <w:t>дери</w:t>
      </w:r>
      <w:proofErr w:type="spellEnd"/>
      <w:r>
        <w:t xml:space="preserve">, які </w:t>
      </w:r>
      <w:r w:rsidR="001E16CA">
        <w:t xml:space="preserve">дозволяють фіксувати </w:t>
      </w:r>
      <w:r>
        <w:t xml:space="preserve">час проходження </w:t>
      </w:r>
      <w:r w:rsidR="00421058">
        <w:t xml:space="preserve">кола в режимі реального часу. </w:t>
      </w:r>
      <w:r w:rsidR="001E16CA">
        <w:t>А</w:t>
      </w:r>
      <w:r>
        <w:t xml:space="preserve"> </w:t>
      </w:r>
      <w:r w:rsidR="001E16CA">
        <w:t xml:space="preserve">для </w:t>
      </w:r>
      <w:r>
        <w:t>гірськолижн</w:t>
      </w:r>
      <w:r w:rsidR="001E16CA">
        <w:t>ого</w:t>
      </w:r>
      <w:r>
        <w:t xml:space="preserve"> спорт</w:t>
      </w:r>
      <w:r w:rsidR="001E16CA">
        <w:t>у</w:t>
      </w:r>
      <w:r>
        <w:t xml:space="preserve"> відомий швейцарський виробник </w:t>
      </w:r>
      <w:r>
        <w:rPr>
          <w:lang w:val="en-US"/>
        </w:rPr>
        <w:t>TAG</w:t>
      </w:r>
      <w:r w:rsidRPr="009449BD">
        <w:t xml:space="preserve"> </w:t>
      </w:r>
      <w:proofErr w:type="spellStart"/>
      <w:r>
        <w:rPr>
          <w:lang w:val="en-US"/>
        </w:rPr>
        <w:t>Heuer</w:t>
      </w:r>
      <w:proofErr w:type="spellEnd"/>
      <w:r w:rsidRPr="009449BD">
        <w:t xml:space="preserve"> </w:t>
      </w:r>
      <w:r w:rsidR="0026271E">
        <w:t>зробив систему хронометражу</w:t>
      </w:r>
      <w:r>
        <w:t xml:space="preserve"> з персональними секундомірами</w:t>
      </w:r>
      <w:r w:rsidR="001E16CA">
        <w:t>/маркерами</w:t>
      </w:r>
      <w:r>
        <w:t>. Прилад (персональний секундомір ), який сп</w:t>
      </w:r>
      <w:r w:rsidR="00421058">
        <w:t>ортсмен носить при собі на тренуванні</w:t>
      </w:r>
      <w:r>
        <w:t xml:space="preserve">, автоматично запускає підрахунок часу при </w:t>
      </w:r>
      <w:r w:rsidR="00421058">
        <w:t>відкриванні</w:t>
      </w:r>
      <w:r>
        <w:t xml:space="preserve"> стартових воріт і зупиняє при пересіканні</w:t>
      </w:r>
      <w:r w:rsidR="00421058">
        <w:t xml:space="preserve"> лінії фінішу</w:t>
      </w:r>
      <w:r>
        <w:t>.</w:t>
      </w:r>
    </w:p>
    <w:p w14:paraId="004AC517" w14:textId="77777777" w:rsidR="00602A38" w:rsidRDefault="009449BD" w:rsidP="00602A38">
      <w:pPr>
        <w:ind w:firstLine="708"/>
        <w:jc w:val="both"/>
      </w:pPr>
      <w:r>
        <w:t>Можливості з’єднання електронних хронометрів із комп’ютером за допомогою с</w:t>
      </w:r>
      <w:r w:rsidR="00421058">
        <w:t>пеціально розроблених програм,</w:t>
      </w:r>
      <w:r>
        <w:t xml:space="preserve"> передача інформації між ними, </w:t>
      </w:r>
      <w:r>
        <w:lastRenderedPageBreak/>
        <w:t>об</w:t>
      </w:r>
      <w:r w:rsidR="00421058">
        <w:t>’</w:t>
      </w:r>
      <w:r>
        <w:t xml:space="preserve">єднання хронометрів у мережу дає </w:t>
      </w:r>
      <w:r w:rsidR="00421058">
        <w:t>великі</w:t>
      </w:r>
      <w:r>
        <w:t xml:space="preserve"> можливості для слідкування за </w:t>
      </w:r>
      <w:r w:rsidR="00421058">
        <w:t>ходом змагань та</w:t>
      </w:r>
      <w:r>
        <w:t xml:space="preserve"> за показниками часу проходження окремих відрізків траси спортсменом </w:t>
      </w:r>
      <w:r w:rsidR="00602A38">
        <w:t xml:space="preserve"> </w:t>
      </w:r>
      <w:r>
        <w:t>.</w:t>
      </w:r>
    </w:p>
    <w:p w14:paraId="4F77B5DB" w14:textId="7178014C" w:rsidR="009449BD" w:rsidRDefault="00B87218" w:rsidP="00602A38">
      <w:pPr>
        <w:ind w:firstLine="708"/>
        <w:jc w:val="both"/>
      </w:pPr>
      <w:r>
        <w:t xml:space="preserve">Гнучкість програмного забезпечення, доступність мобільного </w:t>
      </w:r>
      <w:proofErr w:type="spellStart"/>
      <w:r>
        <w:t>інтернету</w:t>
      </w:r>
      <w:proofErr w:type="spellEnd"/>
      <w:r>
        <w:t xml:space="preserve"> дозволяє створювати зручні комплекси із систем хронометражу, комп’ютерів</w:t>
      </w:r>
      <w:r w:rsidR="00421058">
        <w:t>, зовнішніх дисплеїв(моніторів)</w:t>
      </w:r>
      <w:r>
        <w:t xml:space="preserve">, динамічних сторінок в </w:t>
      </w:r>
      <w:proofErr w:type="spellStart"/>
      <w:r>
        <w:t>інтернеті</w:t>
      </w:r>
      <w:proofErr w:type="spellEnd"/>
      <w:r>
        <w:t xml:space="preserve"> </w:t>
      </w:r>
      <w:r w:rsidR="005D0300">
        <w:t xml:space="preserve">– все </w:t>
      </w:r>
      <w:r>
        <w:t>це робить гірсько</w:t>
      </w:r>
      <w:r w:rsidR="00C35AEC">
        <w:t>лижні змагання більш видовищним</w:t>
      </w:r>
      <w:r>
        <w:t xml:space="preserve">, а інформацію відкритою для великого числа глядачів. А використання систем електронного хронометражу на </w:t>
      </w:r>
      <w:r w:rsidR="00421058">
        <w:t>тренуванні</w:t>
      </w:r>
      <w:r w:rsidR="0006109A">
        <w:t xml:space="preserve"> дає можливість спортсмену</w:t>
      </w:r>
      <w:r>
        <w:t xml:space="preserve"> разом із тренером проаналізувати свій спуск і експериментувати з різними варіантами проходження воріт, фігур та вибору найкращої траєкторії для зменшення часу проходження маршруту по трасі. На ринку електронних систем хронометражу представлені моделі різних фірм: </w:t>
      </w:r>
      <w:r w:rsidRPr="00B87218">
        <w:t xml:space="preserve">ALGE </w:t>
      </w:r>
      <w:proofErr w:type="spellStart"/>
      <w:r w:rsidRPr="00B87218">
        <w:t>Timing</w:t>
      </w:r>
      <w:proofErr w:type="spellEnd"/>
      <w:r w:rsidRPr="00B87218">
        <w:t xml:space="preserve">, </w:t>
      </w:r>
      <w:proofErr w:type="spellStart"/>
      <w:r w:rsidRPr="00B87218">
        <w:t>Microgate</w:t>
      </w:r>
      <w:proofErr w:type="spellEnd"/>
      <w:r w:rsidRPr="00B87218">
        <w:t xml:space="preserve">, </w:t>
      </w:r>
      <w:proofErr w:type="spellStart"/>
      <w:r w:rsidRPr="00B87218">
        <w:t>Brower</w:t>
      </w:r>
      <w:proofErr w:type="spellEnd"/>
      <w:r w:rsidRPr="00B87218">
        <w:t xml:space="preserve"> </w:t>
      </w:r>
      <w:proofErr w:type="spellStart"/>
      <w:r w:rsidRPr="00B87218">
        <w:t>Timing</w:t>
      </w:r>
      <w:proofErr w:type="spellEnd"/>
      <w:r w:rsidRPr="00B87218">
        <w:t xml:space="preserve"> </w:t>
      </w:r>
      <w:proofErr w:type="spellStart"/>
      <w:r w:rsidRPr="00B87218">
        <w:t>System</w:t>
      </w:r>
      <w:proofErr w:type="spellEnd"/>
      <w:r w:rsidRPr="00B87218">
        <w:t xml:space="preserve">, TAG </w:t>
      </w:r>
      <w:proofErr w:type="spellStart"/>
      <w:r w:rsidRPr="00B87218">
        <w:t>Heuer</w:t>
      </w:r>
      <w:proofErr w:type="spellEnd"/>
      <w:r w:rsidRPr="00B87218">
        <w:t>.</w:t>
      </w:r>
      <w:r>
        <w:t xml:space="preserve"> </w:t>
      </w:r>
    </w:p>
    <w:p w14:paraId="3E887CBC" w14:textId="7348B6D7" w:rsidR="00DE68A0" w:rsidRDefault="005D0300" w:rsidP="00602A38">
      <w:pPr>
        <w:ind w:firstLine="708"/>
        <w:jc w:val="both"/>
      </w:pPr>
      <w:r>
        <w:t>Слід згадати також</w:t>
      </w:r>
      <w:r w:rsidR="00B87218">
        <w:t xml:space="preserve"> компані</w:t>
      </w:r>
      <w:r>
        <w:t>ю</w:t>
      </w:r>
      <w:r w:rsidR="00B87218">
        <w:t xml:space="preserve"> «</w:t>
      </w:r>
      <w:r w:rsidR="00B87218">
        <w:rPr>
          <w:lang w:val="en-US"/>
        </w:rPr>
        <w:t>Omega</w:t>
      </w:r>
      <w:r w:rsidR="00B87218">
        <w:t xml:space="preserve">» , яка </w:t>
      </w:r>
      <w:r w:rsidR="00DE68A0">
        <w:t xml:space="preserve">у 1932 році вперше оснастила технічними засобами Олімпійські Ігри в </w:t>
      </w:r>
      <w:proofErr w:type="spellStart"/>
      <w:r w:rsidR="00DE68A0">
        <w:t>Лос-Анжелосі</w:t>
      </w:r>
      <w:proofErr w:type="spellEnd"/>
      <w:r w:rsidR="00DE68A0">
        <w:t>. Це був перший випадок, коли за хронометраж всіх олімпійських змагань відповідала приватна компанія, а результати переможців і призерів вперше були виміряні з точністю до 1/10 секунди.</w:t>
      </w:r>
    </w:p>
    <w:p w14:paraId="152608EC" w14:textId="77777777" w:rsidR="00DE68A0" w:rsidRDefault="00DE68A0" w:rsidP="00602A38">
      <w:pPr>
        <w:ind w:firstLine="708"/>
        <w:jc w:val="both"/>
      </w:pPr>
    </w:p>
    <w:p w14:paraId="6F310A4B" w14:textId="77777777" w:rsidR="00DE68A0" w:rsidRDefault="00DE68A0" w:rsidP="00602A38">
      <w:pPr>
        <w:ind w:firstLine="708"/>
        <w:jc w:val="both"/>
      </w:pPr>
    </w:p>
    <w:p w14:paraId="4764C0CD" w14:textId="77777777" w:rsidR="00DE68A0" w:rsidRDefault="00DE68A0" w:rsidP="00602A38">
      <w:pPr>
        <w:ind w:firstLine="708"/>
        <w:jc w:val="both"/>
      </w:pPr>
    </w:p>
    <w:p w14:paraId="7F45657D" w14:textId="77777777" w:rsidR="00DE68A0" w:rsidRDefault="00DE68A0" w:rsidP="00602A38">
      <w:pPr>
        <w:ind w:firstLine="708"/>
        <w:jc w:val="both"/>
      </w:pPr>
    </w:p>
    <w:p w14:paraId="245377A1" w14:textId="77777777" w:rsidR="00DE68A0" w:rsidRDefault="00DE68A0" w:rsidP="00602A38">
      <w:pPr>
        <w:ind w:firstLine="708"/>
        <w:jc w:val="both"/>
      </w:pPr>
    </w:p>
    <w:p w14:paraId="312121D9" w14:textId="77777777" w:rsidR="00DE68A0" w:rsidRDefault="00DE68A0" w:rsidP="00602A38">
      <w:pPr>
        <w:ind w:firstLine="708"/>
        <w:jc w:val="both"/>
      </w:pPr>
    </w:p>
    <w:p w14:paraId="5F1C4AD0" w14:textId="77777777" w:rsidR="00DE68A0" w:rsidRDefault="00DE68A0" w:rsidP="00602A38">
      <w:pPr>
        <w:ind w:firstLine="708"/>
        <w:jc w:val="both"/>
      </w:pPr>
    </w:p>
    <w:p w14:paraId="5B6EE441" w14:textId="77777777" w:rsidR="00DE68A0" w:rsidRDefault="00DE68A0" w:rsidP="00602A38">
      <w:pPr>
        <w:ind w:firstLine="708"/>
        <w:jc w:val="both"/>
      </w:pPr>
    </w:p>
    <w:p w14:paraId="48377185" w14:textId="77777777" w:rsidR="00DE68A0" w:rsidRDefault="00DE68A0" w:rsidP="00602A38">
      <w:pPr>
        <w:ind w:firstLine="708"/>
        <w:jc w:val="both"/>
      </w:pPr>
    </w:p>
    <w:p w14:paraId="120AE857" w14:textId="77777777" w:rsidR="00DE68A0" w:rsidRDefault="00DE68A0" w:rsidP="00602A38">
      <w:pPr>
        <w:ind w:firstLine="708"/>
        <w:jc w:val="both"/>
      </w:pPr>
    </w:p>
    <w:p w14:paraId="47801018" w14:textId="77777777" w:rsidR="00DE68A0" w:rsidRDefault="00DE68A0" w:rsidP="00602A38">
      <w:pPr>
        <w:ind w:firstLine="708"/>
        <w:jc w:val="both"/>
      </w:pPr>
    </w:p>
    <w:p w14:paraId="0332D94B" w14:textId="77777777" w:rsidR="005D0300" w:rsidRDefault="005D0300">
      <w:pPr>
        <w:rPr>
          <w:ins w:id="5" w:author="Mykhailo Zelyanovskyy" w:date="2016-09-05T19:35:00Z"/>
          <w:b/>
          <w:i/>
        </w:rPr>
      </w:pPr>
      <w:ins w:id="6" w:author="Mykhailo Zelyanovskyy" w:date="2016-09-05T19:35:00Z">
        <w:r>
          <w:br w:type="page"/>
        </w:r>
      </w:ins>
    </w:p>
    <w:p w14:paraId="50C6CAD1" w14:textId="77777777" w:rsidR="00D9254D" w:rsidRDefault="00D9254D" w:rsidP="00D9254D">
      <w:pPr>
        <w:pStyle w:val="1"/>
      </w:pPr>
      <w:bookmarkStart w:id="7" w:name="_Toc460972179"/>
      <w:r>
        <w:lastRenderedPageBreak/>
        <w:t>ПОСТАНОВКА ЗАДАЧІ</w:t>
      </w:r>
      <w:bookmarkEnd w:id="7"/>
    </w:p>
    <w:p w14:paraId="755F9316" w14:textId="11C2A0B3" w:rsidR="004E7D88" w:rsidRDefault="00581051" w:rsidP="00602A38">
      <w:pPr>
        <w:ind w:firstLine="708"/>
        <w:jc w:val="both"/>
      </w:pPr>
      <w:r>
        <w:t xml:space="preserve">Всі існуючі системи хронометражу можна </w:t>
      </w:r>
      <w:r w:rsidR="005D0300">
        <w:t>роз</w:t>
      </w:r>
      <w:r>
        <w:t xml:space="preserve">ділити на дві категорії: ручні та електронні. </w:t>
      </w:r>
    </w:p>
    <w:p w14:paraId="6E9A97B1" w14:textId="77777777" w:rsidR="00DE68A0" w:rsidRDefault="00581051" w:rsidP="00602A38">
      <w:pPr>
        <w:ind w:firstLine="708"/>
        <w:jc w:val="both"/>
      </w:pPr>
      <w:r>
        <w:t>Ручні системи, як правило, включають таб</w:t>
      </w:r>
      <w:r w:rsidR="0006109A">
        <w:t>ло та серію пультів. Один пульт</w:t>
      </w:r>
      <w:r>
        <w:t xml:space="preserve"> є загальним, стартовим,</w:t>
      </w:r>
      <w:r w:rsidR="0006109A">
        <w:t xml:space="preserve"> а</w:t>
      </w:r>
      <w:r>
        <w:t xml:space="preserve"> решта – фінішні, фіксуючі результат. Прист</w:t>
      </w:r>
      <w:r w:rsidR="004E7D88">
        <w:t xml:space="preserve">роєм, який веде підрахунок часу і виводить результати на табло або монітор комп’ютера в цьому випадку є контролер самого табло. </w:t>
      </w:r>
    </w:p>
    <w:p w14:paraId="3BBA664D" w14:textId="77777777" w:rsidR="005D0300" w:rsidRDefault="004E7D88" w:rsidP="00602A38">
      <w:pPr>
        <w:ind w:firstLine="708"/>
        <w:jc w:val="both"/>
      </w:pPr>
      <w:r>
        <w:t>Електронні системи хронометражу є невід</w:t>
      </w:r>
      <w:r w:rsidR="00CC1A9C">
        <w:t>’</w:t>
      </w:r>
      <w:r>
        <w:t xml:space="preserve">ємним пристроєм всіх сучасних спортивних змагань. </w:t>
      </w:r>
    </w:p>
    <w:p w14:paraId="78F35B54" w14:textId="479B3963" w:rsidR="004E7D88" w:rsidRDefault="004E7D88" w:rsidP="00602A38">
      <w:pPr>
        <w:ind w:firstLine="708"/>
        <w:jc w:val="both"/>
      </w:pPr>
      <w:r>
        <w:t xml:space="preserve">Можна виділити </w:t>
      </w:r>
      <w:r w:rsidR="00CC1A9C">
        <w:t>два</w:t>
      </w:r>
      <w:r>
        <w:t xml:space="preserve"> основних (дуже грубо)</w:t>
      </w:r>
      <w:r w:rsidR="00CC1A9C">
        <w:t xml:space="preserve"> класи</w:t>
      </w:r>
      <w:r>
        <w:t xml:space="preserve"> систем</w:t>
      </w:r>
      <w:r w:rsidR="0026271E">
        <w:t xml:space="preserve"> електронного</w:t>
      </w:r>
      <w:r>
        <w:t xml:space="preserve"> хронометражу :</w:t>
      </w:r>
    </w:p>
    <w:p w14:paraId="2B03B109" w14:textId="73307CBF" w:rsidR="00B87218" w:rsidRDefault="004E7D88" w:rsidP="00C35AEC">
      <w:pPr>
        <w:pStyle w:val="ab"/>
        <w:numPr>
          <w:ilvl w:val="0"/>
          <w:numId w:val="3"/>
        </w:numPr>
        <w:ind w:left="567"/>
        <w:jc w:val="both"/>
      </w:pPr>
      <w:proofErr w:type="spellStart"/>
      <w:r>
        <w:t>транспо</w:t>
      </w:r>
      <w:r w:rsidR="005D0300">
        <w:t>н</w:t>
      </w:r>
      <w:r>
        <w:t>дерні</w:t>
      </w:r>
      <w:proofErr w:type="spellEnd"/>
      <w:r>
        <w:t xml:space="preserve"> системи хронометражу</w:t>
      </w:r>
      <w:r w:rsidR="00B40E14">
        <w:t xml:space="preserve"> – системи,</w:t>
      </w:r>
      <w:r w:rsidR="00CC1A9C">
        <w:t xml:space="preserve"> в яких кожному </w:t>
      </w:r>
      <w:r w:rsidR="00B40E14">
        <w:t xml:space="preserve">спортсмену видається електронна мітка. </w:t>
      </w:r>
      <w:proofErr w:type="spellStart"/>
      <w:r w:rsidR="00B40E14">
        <w:t>Транспо</w:t>
      </w:r>
      <w:r w:rsidR="005D0300">
        <w:t>н</w:t>
      </w:r>
      <w:r w:rsidR="00B40E14">
        <w:t>дер</w:t>
      </w:r>
      <w:proofErr w:type="spellEnd"/>
      <w:r w:rsidR="00B40E14">
        <w:t xml:space="preserve"> – невеликий </w:t>
      </w:r>
      <w:r w:rsidR="0026271E">
        <w:t>бездротовий</w:t>
      </w:r>
      <w:r w:rsidR="00B40E14">
        <w:t xml:space="preserve"> пристрій, який передає сигнал на приймачі , встановлені на шляху слідування спортсмена</w:t>
      </w:r>
      <w:r w:rsidR="00B87218">
        <w:t xml:space="preserve"> </w:t>
      </w:r>
    </w:p>
    <w:p w14:paraId="47AB6223" w14:textId="721A47BD" w:rsidR="004E7D88" w:rsidRDefault="00B40E14" w:rsidP="00C35AEC">
      <w:pPr>
        <w:pStyle w:val="ab"/>
        <w:numPr>
          <w:ilvl w:val="0"/>
          <w:numId w:val="3"/>
        </w:numPr>
        <w:ind w:left="567"/>
        <w:jc w:val="both"/>
      </w:pPr>
      <w:r>
        <w:t>фотофініш</w:t>
      </w:r>
      <w:r w:rsidR="00CC1A9C">
        <w:t xml:space="preserve"> - ц</w:t>
      </w:r>
      <w:r w:rsidR="004E7D88">
        <w:t xml:space="preserve">е </w:t>
      </w:r>
      <w:r w:rsidR="00CC1A9C">
        <w:t>системи в яких фіксація фінішу</w:t>
      </w:r>
      <w:r w:rsidR="004E7D88">
        <w:t xml:space="preserve"> виконується </w:t>
      </w:r>
      <w:proofErr w:type="spellStart"/>
      <w:r w:rsidR="004E7D88">
        <w:t>відеопристроєм</w:t>
      </w:r>
      <w:proofErr w:type="spellEnd"/>
      <w:r w:rsidR="004E7D88">
        <w:t xml:space="preserve">, синхронізованим із </w:t>
      </w:r>
      <w:r>
        <w:t>центральним таймером</w:t>
      </w:r>
      <w:r w:rsidR="004E7D88">
        <w:t xml:space="preserve">, </w:t>
      </w:r>
      <w:r>
        <w:t>який</w:t>
      </w:r>
      <w:r w:rsidR="004E7D88">
        <w:t xml:space="preserve"> запускається від стартового пістолета. </w:t>
      </w:r>
      <w:r w:rsidR="005D0300">
        <w:t>Г</w:t>
      </w:r>
      <w:r>
        <w:t>онк</w:t>
      </w:r>
      <w:r w:rsidR="005D0300">
        <w:t>и</w:t>
      </w:r>
      <w:r>
        <w:t xml:space="preserve"> із масовим стартом і гонк</w:t>
      </w:r>
      <w:r w:rsidR="005D0300">
        <w:t>и</w:t>
      </w:r>
      <w:r>
        <w:t xml:space="preserve"> переслідування</w:t>
      </w:r>
      <w:r w:rsidR="005D0300">
        <w:t xml:space="preserve"> можуть відбуватись тільки з системою фотофініш</w:t>
      </w:r>
      <w:r>
        <w:t xml:space="preserve">, оскільки тільки вона </w:t>
      </w:r>
      <w:r w:rsidR="005D0300">
        <w:t>д</w:t>
      </w:r>
      <w:r>
        <w:t>озволяє по зображенню визначити черговість пересі</w:t>
      </w:r>
      <w:r w:rsidR="005D0300">
        <w:t>ка</w:t>
      </w:r>
      <w:r>
        <w:t xml:space="preserve">ння спортсменами фінішної прямої. Ніяке інше обладнання не </w:t>
      </w:r>
      <w:r w:rsidR="005D0300">
        <w:t>д</w:t>
      </w:r>
      <w:r>
        <w:t xml:space="preserve">озволяє це зробити. Тому фотофініш, як правило , </w:t>
      </w:r>
      <w:r w:rsidR="005D0300">
        <w:t xml:space="preserve">є </w:t>
      </w:r>
      <w:r>
        <w:t>частиною великих комбінованих систем.</w:t>
      </w:r>
    </w:p>
    <w:p w14:paraId="14E0B794" w14:textId="77777777" w:rsidR="00B40E14" w:rsidRDefault="00B40E14" w:rsidP="00CC1A9C">
      <w:pPr>
        <w:jc w:val="both"/>
      </w:pPr>
      <w:r>
        <w:t>В загальному всі сучасні системи автоматизованого хронометражу – це комбіновані системи, які включають в себе ручну фіксацію результатів суддями і високоточні пасивні стартові та фінішні елементи.</w:t>
      </w:r>
    </w:p>
    <w:p w14:paraId="0BEF5A99" w14:textId="26FB8981" w:rsidR="00CC1A9C" w:rsidRDefault="00143D61" w:rsidP="00CC1A9C">
      <w:pPr>
        <w:jc w:val="both"/>
      </w:pPr>
      <w:r>
        <w:t>Також системи хронометражу можна класифікувати за типом з</w:t>
      </w:r>
      <w:r w:rsidR="0006109A">
        <w:t>’</w:t>
      </w:r>
      <w:r w:rsidR="00FD78A7">
        <w:t>єднання старту із фініше</w:t>
      </w:r>
      <w:r>
        <w:t>м : провідний зв'язок</w:t>
      </w:r>
      <w:r w:rsidR="00C35AEC">
        <w:t xml:space="preserve"> </w:t>
      </w:r>
      <w:r>
        <w:t>( по довжині всієї траси прокладено кабель</w:t>
      </w:r>
      <w:r w:rsidR="00C35AEC">
        <w:t xml:space="preserve"> </w:t>
      </w:r>
      <w:r>
        <w:t xml:space="preserve">) та </w:t>
      </w:r>
      <w:r w:rsidR="0026271E">
        <w:t>бездротовий</w:t>
      </w:r>
      <w:r>
        <w:t xml:space="preserve"> (з’єднання старту та фінішу відбувається по </w:t>
      </w:r>
      <w:r w:rsidR="00C35AEC">
        <w:t>радіоканалу</w:t>
      </w:r>
      <w:r>
        <w:t xml:space="preserve">) . Перший тип </w:t>
      </w:r>
      <w:r w:rsidR="008A012B">
        <w:t>є досить незручним, так як д</w:t>
      </w:r>
      <w:r w:rsidR="00C35AEC">
        <w:t>овжина траси може досягати 3 км</w:t>
      </w:r>
      <w:r w:rsidR="008A012B">
        <w:t>. Також до</w:t>
      </w:r>
      <w:r w:rsidR="0006109A">
        <w:t xml:space="preserve">сить важко виявити </w:t>
      </w:r>
      <w:r w:rsidR="005D0300">
        <w:t xml:space="preserve">конкретне місце </w:t>
      </w:r>
      <w:r w:rsidR="0006109A">
        <w:t>розрив</w:t>
      </w:r>
      <w:r w:rsidR="005D0300">
        <w:t>у</w:t>
      </w:r>
      <w:r w:rsidR="0006109A">
        <w:t xml:space="preserve"> кабелю. Ці недоліки</w:t>
      </w:r>
      <w:r w:rsidR="008A012B">
        <w:t xml:space="preserve"> </w:t>
      </w:r>
      <w:r w:rsidR="0006109A">
        <w:t>усунені</w:t>
      </w:r>
      <w:r w:rsidR="008A012B">
        <w:t xml:space="preserve"> </w:t>
      </w:r>
      <w:r w:rsidR="0006109A">
        <w:t xml:space="preserve">в </w:t>
      </w:r>
      <w:r w:rsidR="0026271E">
        <w:t>бездротовому</w:t>
      </w:r>
      <w:r w:rsidR="008A012B">
        <w:t xml:space="preserve"> зв'язк</w:t>
      </w:r>
      <w:r w:rsidR="0006109A">
        <w:t>у</w:t>
      </w:r>
      <w:r w:rsidR="008A012B">
        <w:t>. Природно, така система також не без недоліків. Так як початкова та кінцева точка спортивних змагань може бути в декількох кілометрах одна від одної, переда</w:t>
      </w:r>
      <w:r w:rsidR="005D0300">
        <w:t>вач</w:t>
      </w:r>
      <w:r w:rsidR="008A012B">
        <w:t xml:space="preserve"> повинен бути досить потужним, щоб надійно передавати сигнал через відрізок місцевості, на як</w:t>
      </w:r>
      <w:r w:rsidR="001B6CAD">
        <w:t>ому</w:t>
      </w:r>
      <w:r w:rsidR="008A012B">
        <w:t xml:space="preserve"> можуть </w:t>
      </w:r>
      <w:r w:rsidR="008A012B">
        <w:lastRenderedPageBreak/>
        <w:t xml:space="preserve">зустрічатися природні перешкоди для </w:t>
      </w:r>
      <w:r w:rsidR="0026271E">
        <w:t>бездротової</w:t>
      </w:r>
      <w:r w:rsidR="008A012B">
        <w:t xml:space="preserve"> передачі</w:t>
      </w:r>
      <w:r w:rsidR="004046A7">
        <w:t xml:space="preserve">. </w:t>
      </w:r>
      <w:r w:rsidR="004046A7" w:rsidRPr="004046A7">
        <w:t>Достовірність передачі також залежить від місцевості, оскіль</w:t>
      </w:r>
      <w:r w:rsidR="004046A7">
        <w:t>ки передача блокується горбистою</w:t>
      </w:r>
      <w:r w:rsidR="004046A7" w:rsidRPr="004046A7">
        <w:t xml:space="preserve"> місцевістю або великими будівлями.</w:t>
      </w:r>
    </w:p>
    <w:p w14:paraId="78734B0A" w14:textId="6E6FAE71" w:rsidR="004046A7" w:rsidRDefault="00833263" w:rsidP="00CC1A9C">
      <w:pPr>
        <w:jc w:val="both"/>
      </w:pPr>
      <w:r>
        <w:t xml:space="preserve">Згідно з </w:t>
      </w:r>
      <w:r w:rsidR="00C35AEC">
        <w:rPr>
          <w:lang w:val="en-US"/>
        </w:rPr>
        <w:t>International</w:t>
      </w:r>
      <w:r w:rsidRPr="00833263">
        <w:t xml:space="preserve"> </w:t>
      </w:r>
      <w:r w:rsidR="00C35AEC">
        <w:rPr>
          <w:lang w:val="en-US"/>
        </w:rPr>
        <w:t>Ski</w:t>
      </w:r>
      <w:r w:rsidRPr="00833263">
        <w:t xml:space="preserve"> </w:t>
      </w:r>
      <w:r w:rsidR="00C35AEC">
        <w:rPr>
          <w:lang w:val="en-US"/>
        </w:rPr>
        <w:t>Federation</w:t>
      </w:r>
      <w:r w:rsidR="00C35AEC" w:rsidRPr="00C35AEC">
        <w:t xml:space="preserve"> </w:t>
      </w:r>
      <w:r>
        <w:t xml:space="preserve"> та аналізом існуючих систем хронометражу (ALGE </w:t>
      </w:r>
      <w:proofErr w:type="spellStart"/>
      <w:r>
        <w:t>Timing</w:t>
      </w:r>
      <w:proofErr w:type="spellEnd"/>
      <w:r w:rsidRPr="00B87218">
        <w:t xml:space="preserve">, TAG </w:t>
      </w:r>
      <w:proofErr w:type="spellStart"/>
      <w:r w:rsidRPr="00B87218">
        <w:t>Heuer</w:t>
      </w:r>
      <w:proofErr w:type="spellEnd"/>
      <w:r w:rsidR="00C35AEC" w:rsidRPr="00C35AEC">
        <w:t xml:space="preserve">, </w:t>
      </w:r>
      <w:proofErr w:type="spellStart"/>
      <w:r w:rsidR="00C35AEC">
        <w:rPr>
          <w:lang w:val="en-US"/>
        </w:rPr>
        <w:t>Microgate</w:t>
      </w:r>
      <w:proofErr w:type="spellEnd"/>
      <w:r>
        <w:t>)</w:t>
      </w:r>
      <w:r w:rsidRPr="00833263">
        <w:t xml:space="preserve"> </w:t>
      </w:r>
      <w:r>
        <w:t xml:space="preserve"> вимогами до нашої системи старт фініш є автомат</w:t>
      </w:r>
      <w:r w:rsidR="0006109A">
        <w:t>ична фіксація старту та фінішу,</w:t>
      </w:r>
      <w:r>
        <w:t xml:space="preserve"> підрахунок часу з точністю до 1/100 </w:t>
      </w:r>
      <w:r w:rsidR="00C35AEC">
        <w:t>с</w:t>
      </w:r>
      <w:r>
        <w:t>, робота на великих відстанях, захищеність передачі даних</w:t>
      </w:r>
      <w:r w:rsidR="00C35AEC" w:rsidRPr="00C35AEC">
        <w:t xml:space="preserve"> </w:t>
      </w:r>
      <w:r>
        <w:t>та  зберігання в пам</w:t>
      </w:r>
      <w:r w:rsidR="00A65309" w:rsidRPr="00A65309">
        <w:t>`</w:t>
      </w:r>
      <w:r>
        <w:t xml:space="preserve">яті результатів заданої кількості лижників. </w:t>
      </w:r>
    </w:p>
    <w:p w14:paraId="7A12A5F5" w14:textId="77777777" w:rsidR="00D74648" w:rsidRDefault="00D9254D" w:rsidP="00CC1A9C">
      <w:pPr>
        <w:jc w:val="both"/>
      </w:pPr>
      <w:r>
        <w:t>Згідно проведених досліджено було сформовано задачу на проектування системи :</w:t>
      </w:r>
    </w:p>
    <w:p w14:paraId="3875946D" w14:textId="77777777" w:rsidR="00D9254D" w:rsidRDefault="00D9254D" w:rsidP="00D9254D">
      <w:pPr>
        <w:pStyle w:val="ab"/>
        <w:numPr>
          <w:ilvl w:val="0"/>
          <w:numId w:val="6"/>
        </w:numPr>
        <w:jc w:val="both"/>
      </w:pPr>
      <w:r>
        <w:t>система повинна бути автономною</w:t>
      </w:r>
    </w:p>
    <w:p w14:paraId="11CBED25" w14:textId="77777777" w:rsidR="000D77C7" w:rsidRDefault="000D77C7" w:rsidP="00D9254D">
      <w:pPr>
        <w:pStyle w:val="ab"/>
        <w:numPr>
          <w:ilvl w:val="0"/>
          <w:numId w:val="6"/>
        </w:numPr>
        <w:jc w:val="both"/>
      </w:pPr>
      <w:r>
        <w:t>точність вимірювання результатів часу проходження лижником траси 1/100 с</w:t>
      </w:r>
    </w:p>
    <w:p w14:paraId="57556C39" w14:textId="77777777" w:rsidR="000D77C7" w:rsidRDefault="000D77C7" w:rsidP="00D9254D">
      <w:pPr>
        <w:pStyle w:val="ab"/>
        <w:numPr>
          <w:ilvl w:val="0"/>
          <w:numId w:val="6"/>
        </w:numPr>
        <w:jc w:val="both"/>
      </w:pPr>
      <w:r>
        <w:t xml:space="preserve">альтернативна заміна </w:t>
      </w:r>
      <w:proofErr w:type="spellStart"/>
      <w:r>
        <w:t>хронопринтера</w:t>
      </w:r>
      <w:proofErr w:type="spellEnd"/>
      <w:r>
        <w:t xml:space="preserve"> </w:t>
      </w:r>
      <w:r w:rsidR="00850784">
        <w:rPr>
          <w:lang w:val="en-US"/>
        </w:rPr>
        <w:t>SD</w:t>
      </w:r>
      <w:r w:rsidR="00850784" w:rsidRPr="00850784">
        <w:t xml:space="preserve"> </w:t>
      </w:r>
      <w:r w:rsidR="00850784">
        <w:t>картою пам’яті для збереження результатів</w:t>
      </w:r>
    </w:p>
    <w:p w14:paraId="0325A100" w14:textId="77777777" w:rsidR="00D74648" w:rsidRDefault="00850784" w:rsidP="00CC1A9C">
      <w:pPr>
        <w:pStyle w:val="ab"/>
        <w:numPr>
          <w:ilvl w:val="0"/>
          <w:numId w:val="6"/>
        </w:numPr>
        <w:jc w:val="both"/>
      </w:pPr>
      <w:r>
        <w:t>мале енергоспоживання системи</w:t>
      </w:r>
    </w:p>
    <w:p w14:paraId="559E2BC1" w14:textId="071EE3F7" w:rsidR="001B6CAD" w:rsidRDefault="001B6CAD" w:rsidP="00CC1A9C">
      <w:pPr>
        <w:pStyle w:val="ab"/>
        <w:numPr>
          <w:ilvl w:val="0"/>
          <w:numId w:val="6"/>
        </w:numPr>
        <w:jc w:val="both"/>
      </w:pPr>
      <w:r>
        <w:t>можливість розширення системи</w:t>
      </w:r>
      <w:r w:rsidR="00C23B1A">
        <w:t xml:space="preserve"> :</w:t>
      </w:r>
    </w:p>
    <w:p w14:paraId="191FB751" w14:textId="60347031" w:rsidR="00C23B1A" w:rsidRPr="00C23B1A" w:rsidRDefault="001B6CAD" w:rsidP="00C23B1A">
      <w:pPr>
        <w:pStyle w:val="ab"/>
        <w:numPr>
          <w:ilvl w:val="1"/>
          <w:numId w:val="6"/>
        </w:numPr>
        <w:jc w:val="both"/>
      </w:pPr>
      <w:r>
        <w:t>розширення по дальності (</w:t>
      </w:r>
      <w:r w:rsidR="00FF72A4">
        <w:t>додавання додаткових</w:t>
      </w:r>
      <w:r w:rsidR="00C35AEC" w:rsidRPr="00C35AEC">
        <w:t xml:space="preserve"> </w:t>
      </w:r>
      <w:r w:rsidR="00C35AEC">
        <w:t>проміжних</w:t>
      </w:r>
      <w:r w:rsidR="00FF72A4">
        <w:t xml:space="preserve"> </w:t>
      </w:r>
      <w:proofErr w:type="spellStart"/>
      <w:r w:rsidR="00FF72A4">
        <w:t>радіомодулів</w:t>
      </w:r>
      <w:proofErr w:type="spellEnd"/>
      <w:ins w:id="8" w:author="Mykhailo Zelyanovskyy" w:date="2016-09-05T19:41:00Z">
        <w:r>
          <w:t>)</w:t>
        </w:r>
      </w:ins>
    </w:p>
    <w:p w14:paraId="1177AE25" w14:textId="77777777" w:rsidR="00C23B1A" w:rsidRPr="00C23B1A" w:rsidRDefault="00FF72A4" w:rsidP="00C23B1A">
      <w:pPr>
        <w:pStyle w:val="ab"/>
        <w:numPr>
          <w:ilvl w:val="1"/>
          <w:numId w:val="6"/>
        </w:numPr>
        <w:jc w:val="both"/>
      </w:pPr>
      <w:r>
        <w:t xml:space="preserve">підключити </w:t>
      </w:r>
      <w:r w:rsidRPr="00C23B1A">
        <w:rPr>
          <w:lang w:val="en-US"/>
        </w:rPr>
        <w:t>Bluetooth</w:t>
      </w:r>
      <w:r>
        <w:t xml:space="preserve"> для керування системою та переглядом результатів</w:t>
      </w:r>
    </w:p>
    <w:p w14:paraId="5CAE252B" w14:textId="513B86B7" w:rsidR="001B6CAD" w:rsidRDefault="00C23B1A" w:rsidP="00C23B1A">
      <w:pPr>
        <w:pStyle w:val="ab"/>
        <w:numPr>
          <w:ilvl w:val="1"/>
          <w:numId w:val="6"/>
        </w:numPr>
        <w:jc w:val="both"/>
      </w:pPr>
      <w:r>
        <w:t>д</w:t>
      </w:r>
      <w:r w:rsidR="001B6CAD">
        <w:t>ублювання – можливість втілення іншого бездротового інтерфейсу</w:t>
      </w:r>
    </w:p>
    <w:p w14:paraId="1FD4C095" w14:textId="77777777" w:rsidR="00D74648" w:rsidRDefault="00D74648" w:rsidP="00CC1A9C">
      <w:pPr>
        <w:jc w:val="both"/>
      </w:pPr>
    </w:p>
    <w:p w14:paraId="3FECE56D" w14:textId="77777777" w:rsidR="00D74648" w:rsidRDefault="00D74648" w:rsidP="00CC1A9C">
      <w:pPr>
        <w:jc w:val="both"/>
      </w:pPr>
    </w:p>
    <w:p w14:paraId="7E2A6381" w14:textId="77777777" w:rsidR="00D74648" w:rsidRDefault="00D74648" w:rsidP="00CC1A9C">
      <w:pPr>
        <w:jc w:val="both"/>
      </w:pPr>
    </w:p>
    <w:p w14:paraId="3B38550F" w14:textId="77777777" w:rsidR="00D74648" w:rsidRDefault="00D74648" w:rsidP="00CC1A9C">
      <w:pPr>
        <w:jc w:val="both"/>
      </w:pPr>
    </w:p>
    <w:p w14:paraId="7B23EA66" w14:textId="77777777" w:rsidR="00D74648" w:rsidRDefault="00D74648" w:rsidP="00CC1A9C">
      <w:pPr>
        <w:jc w:val="both"/>
      </w:pPr>
    </w:p>
    <w:p w14:paraId="2BE455F9" w14:textId="77777777" w:rsidR="00D74648" w:rsidRDefault="00D74648" w:rsidP="00CC1A9C">
      <w:pPr>
        <w:jc w:val="both"/>
      </w:pPr>
    </w:p>
    <w:p w14:paraId="71C3024D" w14:textId="77777777" w:rsidR="00D74648" w:rsidRDefault="00D74648" w:rsidP="00CC1A9C">
      <w:pPr>
        <w:jc w:val="both"/>
      </w:pPr>
    </w:p>
    <w:p w14:paraId="613C43CC" w14:textId="77777777" w:rsidR="00D74648" w:rsidRDefault="00D74648" w:rsidP="00CC1A9C">
      <w:pPr>
        <w:jc w:val="both"/>
      </w:pPr>
    </w:p>
    <w:p w14:paraId="6001E4D0" w14:textId="77777777" w:rsidR="00D74648" w:rsidRDefault="00D74648" w:rsidP="00CC1A9C">
      <w:pPr>
        <w:jc w:val="both"/>
      </w:pPr>
    </w:p>
    <w:p w14:paraId="1FB1E37A" w14:textId="77777777" w:rsidR="00850784" w:rsidRDefault="00850784" w:rsidP="00850784">
      <w:pPr>
        <w:pStyle w:val="1"/>
      </w:pPr>
      <w:bookmarkStart w:id="9" w:name="_Toc460972180"/>
      <w:r>
        <w:lastRenderedPageBreak/>
        <w:t>РЕАЛІЗАЦІЯ ПОСТАВЛЕНОЇ ЗАДАЧІ</w:t>
      </w:r>
      <w:bookmarkEnd w:id="9"/>
    </w:p>
    <w:p w14:paraId="06707413" w14:textId="5363D91A" w:rsidR="00CC1A9C" w:rsidRPr="00A65309" w:rsidRDefault="007E5632" w:rsidP="00A65309">
      <w:pPr>
        <w:ind w:firstLine="708"/>
        <w:jc w:val="both"/>
      </w:pPr>
      <w:r>
        <w:t xml:space="preserve">Система старт-фініш проектувалася для </w:t>
      </w:r>
      <w:r w:rsidR="00C35AEC">
        <w:t>учнів</w:t>
      </w:r>
      <w:r>
        <w:t xml:space="preserve"> дитячої спортивної школи. Старт спортсмена </w:t>
      </w:r>
      <w:r w:rsidR="001B6CAD">
        <w:t xml:space="preserve">фіксується </w:t>
      </w:r>
      <w:r>
        <w:t xml:space="preserve">при відхиленні стартових воріт. </w:t>
      </w:r>
      <w:r w:rsidR="00D6702C">
        <w:t xml:space="preserve">Фініш учасника </w:t>
      </w:r>
      <w:r w:rsidR="001B6CAD">
        <w:t xml:space="preserve">фіксується </w:t>
      </w:r>
      <w:r w:rsidR="00D6702C">
        <w:t>при пересіканні</w:t>
      </w:r>
      <w:r w:rsidR="001B6CAD">
        <w:t xml:space="preserve"> лижником</w:t>
      </w:r>
      <w:r w:rsidR="00D6702C">
        <w:t xml:space="preserve"> інфрачервоного промен</w:t>
      </w:r>
      <w:r w:rsidR="001B6CAD">
        <w:t>ю</w:t>
      </w:r>
      <w:r w:rsidR="0006109A">
        <w:t xml:space="preserve">. Зв'язок між стартом та </w:t>
      </w:r>
      <w:proofErr w:type="spellStart"/>
      <w:r w:rsidR="0006109A">
        <w:t>фініш</w:t>
      </w:r>
      <w:r w:rsidR="001B6CAD">
        <w:t>ом</w:t>
      </w:r>
      <w:proofErr w:type="spellEnd"/>
      <w:r w:rsidR="00D6702C">
        <w:t xml:space="preserve"> реалізовано по радіоканалу на базі модулів </w:t>
      </w:r>
      <w:proofErr w:type="spellStart"/>
      <w:r w:rsidR="00D6702C">
        <w:rPr>
          <w:lang w:val="en-US"/>
        </w:rPr>
        <w:t>XBee</w:t>
      </w:r>
      <w:proofErr w:type="spellEnd"/>
      <w:r w:rsidR="00D6702C" w:rsidRPr="00D6702C">
        <w:t>.</w:t>
      </w:r>
      <w:r w:rsidR="00D6702C">
        <w:t xml:space="preserve"> </w:t>
      </w:r>
    </w:p>
    <w:p w14:paraId="2321AB96" w14:textId="582D11B1" w:rsidR="00423AAD" w:rsidRDefault="00A65309" w:rsidP="007F30AD">
      <w:pPr>
        <w:ind w:firstLine="708"/>
        <w:jc w:val="both"/>
      </w:pPr>
      <w:r>
        <w:t>Наша с</w:t>
      </w:r>
      <w:r w:rsidR="00423AAD">
        <w:t xml:space="preserve">истема хронометражу складається із двох </w:t>
      </w:r>
      <w:r w:rsidR="001B6CAD">
        <w:t>вузлів</w:t>
      </w:r>
      <w:r w:rsidR="00423AAD">
        <w:t>: «старт» та «фініш» і виконує :</w:t>
      </w:r>
    </w:p>
    <w:p w14:paraId="5DC0532F" w14:textId="395A6E18" w:rsidR="00423AAD" w:rsidRDefault="001B6CAD" w:rsidP="00A65309">
      <w:pPr>
        <w:pStyle w:val="ab"/>
        <w:numPr>
          <w:ilvl w:val="0"/>
          <w:numId w:val="2"/>
        </w:numPr>
        <w:ind w:left="284"/>
        <w:jc w:val="both"/>
      </w:pPr>
      <w:r>
        <w:t>а</w:t>
      </w:r>
      <w:r w:rsidR="00423AAD">
        <w:t>втоматичний</w:t>
      </w:r>
      <w:r>
        <w:t xml:space="preserve"> запис часу старту лижника</w:t>
      </w:r>
      <w:r w:rsidR="00423AAD">
        <w:t xml:space="preserve"> при пересіканні </w:t>
      </w:r>
      <w:r>
        <w:t xml:space="preserve">ним </w:t>
      </w:r>
      <w:r w:rsidR="00A65309">
        <w:t>лінії старту</w:t>
      </w:r>
      <w:r>
        <w:t xml:space="preserve"> </w:t>
      </w:r>
      <w:r w:rsidR="00A65309">
        <w:t xml:space="preserve">(при відкритті </w:t>
      </w:r>
      <w:r w:rsidR="00423AAD">
        <w:t xml:space="preserve">стартових воріт або при пересіканні променя інфрачервоного бар’єру ). </w:t>
      </w:r>
    </w:p>
    <w:p w14:paraId="36442D08" w14:textId="0D480A8B" w:rsidR="00423AAD" w:rsidRPr="00B8318E" w:rsidRDefault="000B03D9" w:rsidP="00A65309">
      <w:pPr>
        <w:pStyle w:val="ab"/>
        <w:numPr>
          <w:ilvl w:val="0"/>
          <w:numId w:val="2"/>
        </w:numPr>
        <w:ind w:left="284"/>
        <w:jc w:val="both"/>
      </w:pPr>
      <w:r>
        <w:t>а</w:t>
      </w:r>
      <w:r w:rsidR="00423AAD">
        <w:t>втоматичний</w:t>
      </w:r>
      <w:r w:rsidR="001B6CAD">
        <w:t xml:space="preserve"> запис часу фінішу лижника</w:t>
      </w:r>
      <w:r w:rsidR="00423AAD">
        <w:t xml:space="preserve"> при пересіканні спортсменом лінії фінішу(при пересіканні променя інфрачервоного бар’єру ). </w:t>
      </w:r>
    </w:p>
    <w:p w14:paraId="70806884" w14:textId="0289588F" w:rsidR="001B6CAD" w:rsidRDefault="0006109A" w:rsidP="00A65309">
      <w:pPr>
        <w:pStyle w:val="ab"/>
        <w:numPr>
          <w:ilvl w:val="0"/>
          <w:numId w:val="2"/>
        </w:numPr>
        <w:ind w:left="284"/>
        <w:jc w:val="both"/>
      </w:pPr>
      <w:r>
        <w:t>а</w:t>
      </w:r>
      <w:r w:rsidR="00423AAD">
        <w:t xml:space="preserve">втоматичний обрахунок </w:t>
      </w:r>
      <w:r w:rsidR="00A65309">
        <w:t>часу</w:t>
      </w:r>
      <w:r w:rsidR="00C35AEC">
        <w:t xml:space="preserve"> </w:t>
      </w:r>
      <w:r w:rsidR="00761F02">
        <w:t>проїзду лижником траси та запис всіх результатів на карту пам’яті</w:t>
      </w:r>
    </w:p>
    <w:p w14:paraId="0AE5B585" w14:textId="1FA02B47" w:rsidR="000848CF" w:rsidRDefault="000B03D9" w:rsidP="000B03D9">
      <w:pPr>
        <w:pStyle w:val="ab"/>
        <w:numPr>
          <w:ilvl w:val="0"/>
          <w:numId w:val="2"/>
        </w:numPr>
        <w:ind w:left="284"/>
        <w:jc w:val="both"/>
      </w:pPr>
      <w:r>
        <w:t>а</w:t>
      </w:r>
      <w:r w:rsidR="001B6CAD">
        <w:t>втоматичний контроль наявності бездротового з’єднання між вузлами</w:t>
      </w:r>
    </w:p>
    <w:p w14:paraId="0CA844EA" w14:textId="149BAC3D" w:rsidR="000848CF" w:rsidRDefault="000B03D9" w:rsidP="000B03D9">
      <w:pPr>
        <w:pStyle w:val="ab"/>
        <w:numPr>
          <w:ilvl w:val="0"/>
          <w:numId w:val="2"/>
        </w:numPr>
        <w:ind w:left="284"/>
        <w:jc w:val="both"/>
      </w:pPr>
      <w:r>
        <w:t>а</w:t>
      </w:r>
      <w:r w:rsidR="001B6CAD">
        <w:t xml:space="preserve">втоматичний </w:t>
      </w:r>
      <w:r w:rsidR="00C35AEC">
        <w:t>к</w:t>
      </w:r>
      <w:r w:rsidR="000848CF">
        <w:t>онтроль старту лижників (дозвіл/заборона старту)</w:t>
      </w:r>
    </w:p>
    <w:p w14:paraId="6A6BA0FB" w14:textId="7CAE62DE" w:rsidR="000848CF" w:rsidRDefault="000B03D9" w:rsidP="000B03D9">
      <w:pPr>
        <w:pStyle w:val="ab"/>
        <w:numPr>
          <w:ilvl w:val="0"/>
          <w:numId w:val="2"/>
        </w:numPr>
        <w:ind w:left="284"/>
        <w:jc w:val="both"/>
      </w:pPr>
      <w:r>
        <w:t>к</w:t>
      </w:r>
      <w:r w:rsidR="000848CF">
        <w:t>онтроль максимальної кількості лижників на трасі</w:t>
      </w:r>
    </w:p>
    <w:p w14:paraId="058FC018" w14:textId="17B88135" w:rsidR="009D74CF" w:rsidRPr="00EE5684" w:rsidRDefault="006C594E" w:rsidP="00C35AEC">
      <w:pPr>
        <w:jc w:val="both"/>
      </w:pPr>
      <w:r>
        <w:t xml:space="preserve">Для системи було використано </w:t>
      </w:r>
      <w:r w:rsidR="000848CF">
        <w:t xml:space="preserve">схему </w:t>
      </w:r>
      <w:r>
        <w:rPr>
          <w:lang w:val="en-US"/>
        </w:rPr>
        <w:t>master</w:t>
      </w:r>
      <w:r w:rsidRPr="006C594E">
        <w:t>-</w:t>
      </w:r>
      <w:r>
        <w:rPr>
          <w:lang w:val="en-US"/>
        </w:rPr>
        <w:t>slave</w:t>
      </w:r>
      <w:r w:rsidR="0006109A">
        <w:t>, так як вона найкраще підходила для</w:t>
      </w:r>
      <w:r w:rsidR="00B6301B">
        <w:t xml:space="preserve"> реалізації даної системи.</w:t>
      </w:r>
      <w:r>
        <w:t xml:space="preserve"> В якості </w:t>
      </w:r>
      <w:r>
        <w:rPr>
          <w:lang w:val="en-US"/>
        </w:rPr>
        <w:t>master</w:t>
      </w:r>
      <w:r w:rsidR="0006109A">
        <w:t xml:space="preserve"> </w:t>
      </w:r>
      <w:del w:id="10" w:author="Mykhailo Zelyanovskyy" w:date="2016-09-05T19:49:00Z">
        <w:r w:rsidDel="000848CF">
          <w:delText xml:space="preserve"> </w:delText>
        </w:r>
      </w:del>
      <w:r>
        <w:t>було вибрано фінішний блок</w:t>
      </w:r>
      <w:r w:rsidR="00512735">
        <w:t xml:space="preserve"> для зручності користування (перегляд результатів лижників)</w:t>
      </w:r>
      <w:r w:rsidR="00D74648">
        <w:t xml:space="preserve">, </w:t>
      </w:r>
      <w:r w:rsidR="00D74648">
        <w:rPr>
          <w:lang w:val="en-US"/>
        </w:rPr>
        <w:t>slave</w:t>
      </w:r>
      <w:r w:rsidR="00D74648" w:rsidRPr="00D74648">
        <w:t xml:space="preserve"> </w:t>
      </w:r>
      <w:r w:rsidR="00D74648">
        <w:t>–</w:t>
      </w:r>
      <w:r w:rsidR="00D74648" w:rsidRPr="00D74648">
        <w:t xml:space="preserve"> </w:t>
      </w:r>
      <w:r w:rsidR="00D74648">
        <w:t>стартовий блок.</w:t>
      </w:r>
      <w:del w:id="11" w:author="Mykhailo Zelyanovskyy" w:date="2016-09-05T19:49:00Z">
        <w:r w:rsidR="00D74648" w:rsidDel="000848CF">
          <w:delText xml:space="preserve"> </w:delText>
        </w:r>
        <w:r w:rsidR="00B6301B" w:rsidDel="000848CF">
          <w:delText xml:space="preserve"> </w:delText>
        </w:r>
      </w:del>
    </w:p>
    <w:p w14:paraId="77A24BFA" w14:textId="2BBA85E6" w:rsidR="006E7BD3" w:rsidRPr="006E7BD3" w:rsidRDefault="006E7BD3" w:rsidP="006E7BD3">
      <w:pPr>
        <w:jc w:val="center"/>
        <w:rPr>
          <w:lang w:val="en-US"/>
        </w:rPr>
      </w:pPr>
      <w:r>
        <w:rPr>
          <w:noProof/>
          <w:lang w:eastAsia="uk-UA"/>
        </w:rPr>
        <w:drawing>
          <wp:inline distT="0" distB="0" distL="0" distR="0" wp14:anchorId="029E4961" wp14:editId="0E7BFD86">
            <wp:extent cx="2963445" cy="2830665"/>
            <wp:effectExtent l="0" t="0" r="8890" b="8255"/>
            <wp:docPr id="5" name="Рисунок 5" descr="D:\Cypress\system-start-finish\vesion 2\doc\master - sl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ypress\system-start-finish\vesion 2\doc\master - slav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3679" cy="2830888"/>
                    </a:xfrm>
                    <a:prstGeom prst="rect">
                      <a:avLst/>
                    </a:prstGeom>
                    <a:noFill/>
                    <a:ln>
                      <a:noFill/>
                    </a:ln>
                  </pic:spPr>
                </pic:pic>
              </a:graphicData>
            </a:graphic>
          </wp:inline>
        </w:drawing>
      </w:r>
    </w:p>
    <w:p w14:paraId="76C90F57" w14:textId="193F4167" w:rsidR="00761F02" w:rsidRDefault="00761F02" w:rsidP="00761F02">
      <w:pPr>
        <w:jc w:val="both"/>
      </w:pPr>
      <w:r>
        <w:t xml:space="preserve">На старті та на фініші установлений </w:t>
      </w:r>
      <w:r>
        <w:rPr>
          <w:lang w:val="en-US"/>
        </w:rPr>
        <w:t>LCD</w:t>
      </w:r>
      <w:r>
        <w:t xml:space="preserve"> дисплей та </w:t>
      </w:r>
      <w:proofErr w:type="spellStart"/>
      <w:r>
        <w:t>світлодіодний</w:t>
      </w:r>
      <w:proofErr w:type="spellEnd"/>
      <w:r>
        <w:t xml:space="preserve"> індикатор для відображення поточного стану системи. </w:t>
      </w:r>
      <w:proofErr w:type="gramStart"/>
      <w:r>
        <w:rPr>
          <w:lang w:val="en-US"/>
        </w:rPr>
        <w:t>LCD</w:t>
      </w:r>
      <w:r w:rsidRPr="00761F02">
        <w:t xml:space="preserve"> </w:t>
      </w:r>
      <w:r>
        <w:t xml:space="preserve">дисплей не є обов’язковим, і </w:t>
      </w:r>
      <w:r>
        <w:lastRenderedPageBreak/>
        <w:t>по бажанні може бути виключеним із комплектації.</w:t>
      </w:r>
      <w:proofErr w:type="gramEnd"/>
      <w:r w:rsidR="00D74648">
        <w:t xml:space="preserve"> </w:t>
      </w:r>
      <w:proofErr w:type="spellStart"/>
      <w:r w:rsidR="00D74648">
        <w:t>Світлодіодний</w:t>
      </w:r>
      <w:proofErr w:type="spellEnd"/>
      <w:r w:rsidR="00D74648">
        <w:t xml:space="preserve"> індикатор на старті показує дозвіл (</w:t>
      </w:r>
      <w:proofErr w:type="spellStart"/>
      <w:r w:rsidR="00D74648">
        <w:t>світлодіод</w:t>
      </w:r>
      <w:proofErr w:type="spellEnd"/>
      <w:r w:rsidR="00D74648">
        <w:t xml:space="preserve"> світиться) або заборону (мигає</w:t>
      </w:r>
      <w:r w:rsidR="00F63B4E">
        <w:t xml:space="preserve"> </w:t>
      </w:r>
      <w:r w:rsidR="00D74648">
        <w:t>/</w:t>
      </w:r>
      <w:r w:rsidR="00F63B4E">
        <w:t xml:space="preserve"> </w:t>
      </w:r>
      <w:r w:rsidR="00D74648">
        <w:t>не світиться) виїзду лижника на трасу. Також від має два режими моргання для індикації ініціалізації системи та помилок.</w:t>
      </w:r>
    </w:p>
    <w:p w14:paraId="28F53943" w14:textId="77777777" w:rsidR="0090319F" w:rsidRPr="00033AC4" w:rsidRDefault="00D74648" w:rsidP="00761F02">
      <w:pPr>
        <w:jc w:val="both"/>
        <w:rPr>
          <w:lang w:val="en-US"/>
        </w:rPr>
      </w:pPr>
      <w:r w:rsidRPr="00033AC4">
        <w:t>Синхронізація часу ре</w:t>
      </w:r>
      <w:r w:rsidR="0006109A" w:rsidRPr="00033AC4">
        <w:t>а</w:t>
      </w:r>
      <w:r w:rsidRPr="00033AC4">
        <w:t xml:space="preserve">лізована на основі протоколу </w:t>
      </w:r>
      <w:r w:rsidRPr="00033AC4">
        <w:rPr>
          <w:lang w:val="en-US"/>
        </w:rPr>
        <w:t>NTP</w:t>
      </w:r>
      <w:r w:rsidR="0090319F" w:rsidRPr="00033AC4">
        <w:t>.</w:t>
      </w:r>
    </w:p>
    <w:p w14:paraId="1FC92436" w14:textId="77777777" w:rsidR="0090319F" w:rsidRDefault="0090319F" w:rsidP="0090319F">
      <w:pPr>
        <w:jc w:val="center"/>
        <w:rPr>
          <w:highlight w:val="yellow"/>
          <w:lang w:val="en-US"/>
        </w:rPr>
      </w:pPr>
      <w:r>
        <w:rPr>
          <w:noProof/>
          <w:lang w:eastAsia="uk-UA"/>
        </w:rPr>
        <w:drawing>
          <wp:inline distT="0" distB="0" distL="0" distR="0" wp14:anchorId="51660A64" wp14:editId="2A05137B">
            <wp:extent cx="4760007" cy="5168348"/>
            <wp:effectExtent l="0" t="0" r="2540" b="0"/>
            <wp:docPr id="13" name="Рисунок 13" descr="D:\Cypress\system-start-finish\vesion 2\doc\n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ypress\system-start-finish\vesion 2\doc\nt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4581" cy="5173314"/>
                    </a:xfrm>
                    <a:prstGeom prst="rect">
                      <a:avLst/>
                    </a:prstGeom>
                    <a:noFill/>
                    <a:ln>
                      <a:noFill/>
                    </a:ln>
                  </pic:spPr>
                </pic:pic>
              </a:graphicData>
            </a:graphic>
          </wp:inline>
        </w:drawing>
      </w:r>
    </w:p>
    <w:p w14:paraId="6F591A39" w14:textId="3DC58C81" w:rsidR="0090319F" w:rsidRPr="00033AC4" w:rsidRDefault="0090319F" w:rsidP="0090319F">
      <w:r w:rsidRPr="00033AC4">
        <w:rPr>
          <w:lang w:val="en-US"/>
        </w:rPr>
        <w:t xml:space="preserve">Master </w:t>
      </w:r>
      <w:proofErr w:type="gramStart"/>
      <w:r w:rsidRPr="00033AC4">
        <w:t>відправляє</w:t>
      </w:r>
      <w:proofErr w:type="gramEnd"/>
      <w:r w:rsidRPr="00033AC4">
        <w:t xml:space="preserve"> час Т1. </w:t>
      </w:r>
      <w:r w:rsidRPr="00033AC4">
        <w:rPr>
          <w:lang w:val="en-US"/>
        </w:rPr>
        <w:t>Slave</w:t>
      </w:r>
      <w:r w:rsidRPr="00033AC4">
        <w:t xml:space="preserve"> отримує його та встановлює як свій реальний час та засікає час </w:t>
      </w:r>
      <w:r w:rsidRPr="00033AC4">
        <w:rPr>
          <w:lang w:val="en-US"/>
        </w:rPr>
        <w:t>T</w:t>
      </w:r>
      <w:r w:rsidRPr="00033AC4">
        <w:t xml:space="preserve">2 (час отримання пакету). Далі він відправляє пакет із часом отримання запиту та часом відправлення відповіді. </w:t>
      </w:r>
      <w:r w:rsidR="00180743" w:rsidRPr="00033AC4">
        <w:rPr>
          <w:lang w:val="en-US"/>
        </w:rPr>
        <w:t>Master</w:t>
      </w:r>
      <w:r w:rsidR="00180743" w:rsidRPr="00033AC4">
        <w:t xml:space="preserve"> </w:t>
      </w:r>
      <w:proofErr w:type="gramStart"/>
      <w:r w:rsidR="00180743" w:rsidRPr="00033AC4">
        <w:t>засікає</w:t>
      </w:r>
      <w:proofErr w:type="gramEnd"/>
      <w:r w:rsidR="00180743" w:rsidRPr="00033AC4">
        <w:t xml:space="preserve"> час Т4 – час прийому відповіді від </w:t>
      </w:r>
      <w:r w:rsidR="00180743" w:rsidRPr="00033AC4">
        <w:rPr>
          <w:lang w:val="en-US"/>
        </w:rPr>
        <w:t>slave</w:t>
      </w:r>
      <w:r w:rsidR="00180743" w:rsidRPr="00033AC4">
        <w:t xml:space="preserve">. Маючи часи Т1-Т4 </w:t>
      </w:r>
      <w:r w:rsidR="00180743" w:rsidRPr="00033AC4">
        <w:rPr>
          <w:lang w:val="en-US"/>
        </w:rPr>
        <w:t>master</w:t>
      </w:r>
      <w:r w:rsidR="00180743" w:rsidRPr="00033AC4">
        <w:t xml:space="preserve"> обраховує тривалість відправлення пакету за формулою (</w:t>
      </w:r>
      <w:r w:rsidR="00180743" w:rsidRPr="00033AC4">
        <w:rPr>
          <w:rFonts w:eastAsiaTheme="minorEastAsia"/>
        </w:rPr>
        <w:t>при умові що час прийому пакету та час відправлення пакету однакові</w:t>
      </w:r>
      <w:r w:rsidR="00180743" w:rsidRPr="00033AC4">
        <w:t>):</w:t>
      </w:r>
    </w:p>
    <w:p w14:paraId="4E7BAD68" w14:textId="385B5143" w:rsidR="00180743" w:rsidRPr="00180743" w:rsidRDefault="00D87E86" w:rsidP="00180743">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передачі</m:t>
              </m:r>
            </m:sub>
          </m:sSub>
          <m:r>
            <w:rPr>
              <w:rFonts w:ascii="Cambria Math" w:hAnsi="Cambria Math"/>
              <w:lang w:val="en-US"/>
            </w:rPr>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T4-T1</m:t>
                  </m:r>
                </m:e>
              </m:d>
              <m:r>
                <w:rPr>
                  <w:rFonts w:ascii="Cambria Math" w:hAnsi="Cambria Math"/>
                  <w:lang w:val="en-US"/>
                </w:rPr>
                <m:t>-(T3-T2)</m:t>
              </m:r>
            </m:num>
            <m:den>
              <m:r>
                <w:rPr>
                  <w:rFonts w:ascii="Cambria Math" w:hAnsi="Cambria Math"/>
                  <w:lang w:val="en-US"/>
                </w:rPr>
                <m:t>2</m:t>
              </m:r>
            </m:den>
          </m:f>
        </m:oMath>
      </m:oMathPara>
    </w:p>
    <w:p w14:paraId="0837B7AC" w14:textId="699C71C3" w:rsidR="00180743" w:rsidRPr="00033AC4" w:rsidRDefault="00180743" w:rsidP="00180743">
      <w:pPr>
        <w:jc w:val="both"/>
      </w:pPr>
      <w:r w:rsidRPr="00033AC4">
        <w:lastRenderedPageBreak/>
        <w:t xml:space="preserve">Далі </w:t>
      </w:r>
      <w:r w:rsidRPr="00033AC4">
        <w:rPr>
          <w:lang w:val="en-US"/>
        </w:rPr>
        <w:t xml:space="preserve">master </w:t>
      </w:r>
      <w:r w:rsidRPr="00033AC4">
        <w:t xml:space="preserve">просто відправляє цей час наступним пакетом. </w:t>
      </w:r>
      <w:r w:rsidRPr="00033AC4">
        <w:rPr>
          <w:lang w:val="en-US"/>
        </w:rPr>
        <w:t>Slave</w:t>
      </w:r>
      <w:r w:rsidRPr="00033AC4">
        <w:t xml:space="preserve"> додає його до свого реального часу.</w:t>
      </w:r>
    </w:p>
    <w:p w14:paraId="1A5E6668" w14:textId="4CC649A7" w:rsidR="00D74648" w:rsidRPr="00180743" w:rsidRDefault="00180743" w:rsidP="00180743">
      <w:pPr>
        <w:jc w:val="both"/>
      </w:pPr>
      <w:r w:rsidRPr="00033AC4">
        <w:t>Зараз ми змогли забезпечити</w:t>
      </w:r>
      <w:r w:rsidR="00D74648" w:rsidRPr="00033AC4">
        <w:t xml:space="preserve"> </w:t>
      </w:r>
      <w:r w:rsidRPr="00033AC4">
        <w:t xml:space="preserve">синхронізацію </w:t>
      </w:r>
      <w:r w:rsidR="00D74648" w:rsidRPr="00033AC4">
        <w:t>внутріш</w:t>
      </w:r>
      <w:r w:rsidR="00F63B4E" w:rsidRPr="00033AC4">
        <w:t xml:space="preserve">ніх годинників </w:t>
      </w:r>
      <w:r w:rsidRPr="00033AC4">
        <w:t>блоку «старт» та «фініш»</w:t>
      </w:r>
      <w:r w:rsidR="00F63B4E" w:rsidRPr="00033AC4">
        <w:t xml:space="preserve"> з точністю до </w:t>
      </w:r>
      <w:r w:rsidR="00D74648" w:rsidRPr="00033AC4">
        <w:t xml:space="preserve">60мс. Така точність обумовлена </w:t>
      </w:r>
      <w:r w:rsidRPr="00033AC4">
        <w:t>несиметричністю каналу передачі.</w:t>
      </w:r>
      <w:r>
        <w:t xml:space="preserve"> </w:t>
      </w:r>
    </w:p>
    <w:p w14:paraId="328B698A" w14:textId="44109F91" w:rsidR="00A31FC7" w:rsidRDefault="00A31FC7" w:rsidP="00761F02">
      <w:pPr>
        <w:jc w:val="both"/>
      </w:pPr>
      <w:r>
        <w:t>Максимальна кількість лижників на трасі обмежена чотирма</w:t>
      </w:r>
      <w:r w:rsidR="00180743">
        <w:t xml:space="preserve"> (при потребі можна збільшити до потрібної кількості)</w:t>
      </w:r>
      <w:r>
        <w:t xml:space="preserve">. Кількість збережених результатів обмежена ємністю карти пам’яті. </w:t>
      </w:r>
    </w:p>
    <w:p w14:paraId="295CB118" w14:textId="77777777" w:rsidR="00A31FC7" w:rsidRDefault="00A31FC7" w:rsidP="00761F02">
      <w:pPr>
        <w:jc w:val="both"/>
      </w:pPr>
      <w:r>
        <w:t xml:space="preserve">Максимальна віддаль між блоками «старт» та «фініш» </w:t>
      </w:r>
      <w:r w:rsidR="002C1FEE">
        <w:t xml:space="preserve">обмежена дальністю роботи </w:t>
      </w:r>
      <w:proofErr w:type="spellStart"/>
      <w:r w:rsidR="002C1FEE">
        <w:rPr>
          <w:lang w:val="en-US"/>
        </w:rPr>
        <w:t>XBee</w:t>
      </w:r>
      <w:proofErr w:type="spellEnd"/>
      <w:r w:rsidR="002C1FEE" w:rsidRPr="002C1FEE">
        <w:t xml:space="preserve"> </w:t>
      </w:r>
      <w:r w:rsidR="002C1FEE">
        <w:t>модулів і складає 100м в умовах наявності перешкод між блоками та 1500м при прямій видимості.</w:t>
      </w:r>
      <w:r w:rsidR="004D1E36">
        <w:t xml:space="preserve"> Дані </w:t>
      </w:r>
      <w:r w:rsidR="0006109A">
        <w:t xml:space="preserve">перед передачею кодуються </w:t>
      </w:r>
      <w:proofErr w:type="spellStart"/>
      <w:r w:rsidR="0006109A">
        <w:t>чотирь</w:t>
      </w:r>
      <w:r w:rsidR="004D1E36">
        <w:t>охбайтним</w:t>
      </w:r>
      <w:proofErr w:type="spellEnd"/>
      <w:r w:rsidR="004D1E36">
        <w:t xml:space="preserve"> циклічним кодом </w:t>
      </w:r>
      <w:r w:rsidR="004D1E36">
        <w:rPr>
          <w:lang w:val="en-US"/>
        </w:rPr>
        <w:t>CRC</w:t>
      </w:r>
      <w:r w:rsidR="004D1E36" w:rsidRPr="00421058">
        <w:t>32</w:t>
      </w:r>
      <w:r w:rsidR="004D1E36">
        <w:t>.</w:t>
      </w:r>
    </w:p>
    <w:p w14:paraId="32562F63" w14:textId="40399CFF" w:rsidR="00D9254D" w:rsidRPr="00F63B4E" w:rsidRDefault="00D9254D" w:rsidP="00F63B4E">
      <w:pPr>
        <w:rPr>
          <w:b/>
          <w:i/>
        </w:rPr>
      </w:pPr>
      <w:r w:rsidRPr="00D9254D">
        <w:rPr>
          <w:b/>
          <w:i/>
        </w:rPr>
        <w:t>Технічні характеристики системи:</w:t>
      </w:r>
    </w:p>
    <w:tbl>
      <w:tblPr>
        <w:tblStyle w:val="aa"/>
        <w:tblW w:w="0" w:type="auto"/>
        <w:tblInd w:w="108" w:type="dxa"/>
        <w:tblLook w:val="04A0" w:firstRow="1" w:lastRow="0" w:firstColumn="1" w:lastColumn="0" w:noHBand="0" w:noVBand="1"/>
      </w:tblPr>
      <w:tblGrid>
        <w:gridCol w:w="7938"/>
        <w:gridCol w:w="1809"/>
      </w:tblGrid>
      <w:tr w:rsidR="00F63B4E" w14:paraId="5BD863C3" w14:textId="77777777" w:rsidTr="00F63B4E">
        <w:tc>
          <w:tcPr>
            <w:tcW w:w="7938" w:type="dxa"/>
          </w:tcPr>
          <w:p w14:paraId="4A3E4522" w14:textId="6511868D" w:rsidR="00F63B4E" w:rsidRDefault="00F63B4E" w:rsidP="00F63B4E">
            <w:r>
              <w:t xml:space="preserve">точність вимірювання результату лижника  </w:t>
            </w:r>
          </w:p>
        </w:tc>
        <w:tc>
          <w:tcPr>
            <w:tcW w:w="1809" w:type="dxa"/>
          </w:tcPr>
          <w:p w14:paraId="51EF13D3" w14:textId="5A51DBD0" w:rsidR="00F63B4E" w:rsidRDefault="00F63B4E" w:rsidP="00F63B4E">
            <w:pPr>
              <w:jc w:val="center"/>
            </w:pPr>
            <w:r>
              <w:t xml:space="preserve">60 </w:t>
            </w:r>
            <w:proofErr w:type="spellStart"/>
            <w:r>
              <w:t>мс</w:t>
            </w:r>
            <w:proofErr w:type="spellEnd"/>
          </w:p>
        </w:tc>
      </w:tr>
      <w:tr w:rsidR="00F63B4E" w14:paraId="04D9649F" w14:textId="77777777" w:rsidTr="00F63B4E">
        <w:tc>
          <w:tcPr>
            <w:tcW w:w="7938" w:type="dxa"/>
          </w:tcPr>
          <w:p w14:paraId="17780F14" w14:textId="6EA61FED" w:rsidR="00F63B4E" w:rsidRDefault="00F63B4E" w:rsidP="00F63B4E">
            <w:r>
              <w:t>максимальна кількість лижників на трасі</w:t>
            </w:r>
          </w:p>
        </w:tc>
        <w:tc>
          <w:tcPr>
            <w:tcW w:w="1809" w:type="dxa"/>
          </w:tcPr>
          <w:p w14:paraId="73E72092" w14:textId="116A9EAB" w:rsidR="00F63B4E" w:rsidRDefault="00F63B4E" w:rsidP="00F63B4E">
            <w:pPr>
              <w:jc w:val="center"/>
            </w:pPr>
            <w:r>
              <w:t>4</w:t>
            </w:r>
          </w:p>
        </w:tc>
      </w:tr>
      <w:tr w:rsidR="00F63B4E" w14:paraId="4BE5EE3F" w14:textId="77777777" w:rsidTr="00F63B4E">
        <w:tc>
          <w:tcPr>
            <w:tcW w:w="7938" w:type="dxa"/>
          </w:tcPr>
          <w:p w14:paraId="22F5EAAD" w14:textId="6ED1EDE8" w:rsidR="00F63B4E" w:rsidRDefault="00F63B4E" w:rsidP="00F63B4E">
            <w:r>
              <w:t>максимальна кількість лижників які можуть фінішувати при відсутності карти пам’яті</w:t>
            </w:r>
          </w:p>
        </w:tc>
        <w:tc>
          <w:tcPr>
            <w:tcW w:w="1809" w:type="dxa"/>
          </w:tcPr>
          <w:p w14:paraId="4F38AA31" w14:textId="4255D35F" w:rsidR="00F63B4E" w:rsidRDefault="00F63B4E" w:rsidP="00F63B4E">
            <w:pPr>
              <w:jc w:val="center"/>
            </w:pPr>
            <w:r>
              <w:t>12</w:t>
            </w:r>
          </w:p>
        </w:tc>
      </w:tr>
      <w:tr w:rsidR="00F63B4E" w14:paraId="0AB88F35" w14:textId="77777777" w:rsidTr="00F63B4E">
        <w:tc>
          <w:tcPr>
            <w:tcW w:w="7938" w:type="dxa"/>
          </w:tcPr>
          <w:p w14:paraId="4EF1B590" w14:textId="7FD21EBC" w:rsidR="00F63B4E" w:rsidRDefault="00F63B4E" w:rsidP="00F63B4E">
            <w:r>
              <w:t xml:space="preserve">максимальна дальність між стартом та фінішем з гарантованим зв’язком (при використанні модулів </w:t>
            </w:r>
            <w:proofErr w:type="spellStart"/>
            <w:r>
              <w:rPr>
                <w:lang w:val="en-US"/>
              </w:rPr>
              <w:t>XBee</w:t>
            </w:r>
            <w:proofErr w:type="spellEnd"/>
            <w:r>
              <w:t xml:space="preserve"> </w:t>
            </w:r>
            <w:r>
              <w:rPr>
                <w:lang w:val="en-US"/>
              </w:rPr>
              <w:t>Pro</w:t>
            </w:r>
            <w:r>
              <w:t>)</w:t>
            </w:r>
          </w:p>
        </w:tc>
        <w:tc>
          <w:tcPr>
            <w:tcW w:w="1809" w:type="dxa"/>
          </w:tcPr>
          <w:p w14:paraId="29CF2483" w14:textId="719AC7C3" w:rsidR="00F63B4E" w:rsidRDefault="00F63B4E" w:rsidP="00F63B4E">
            <w:pPr>
              <w:jc w:val="center"/>
            </w:pPr>
            <w:r>
              <w:t>100 м</w:t>
            </w:r>
          </w:p>
        </w:tc>
      </w:tr>
      <w:tr w:rsidR="00F63B4E" w14:paraId="119B0825" w14:textId="77777777" w:rsidTr="00F63B4E">
        <w:tc>
          <w:tcPr>
            <w:tcW w:w="7938" w:type="dxa"/>
          </w:tcPr>
          <w:p w14:paraId="655AA105" w14:textId="72BA8EA2" w:rsidR="00F63B4E" w:rsidRDefault="00F63B4E" w:rsidP="00F63B4E">
            <w:r>
              <w:t>максимальна дальність між стартом та фінішем</w:t>
            </w:r>
          </w:p>
        </w:tc>
        <w:tc>
          <w:tcPr>
            <w:tcW w:w="1809" w:type="dxa"/>
          </w:tcPr>
          <w:p w14:paraId="60E02291" w14:textId="79FED542" w:rsidR="00F63B4E" w:rsidRDefault="00F63B4E" w:rsidP="00F63B4E">
            <w:pPr>
              <w:jc w:val="center"/>
            </w:pPr>
            <w:r>
              <w:t>1.5 км</w:t>
            </w:r>
          </w:p>
        </w:tc>
      </w:tr>
      <w:tr w:rsidR="00F63B4E" w14:paraId="674A2986" w14:textId="77777777" w:rsidTr="00F63B4E">
        <w:tc>
          <w:tcPr>
            <w:tcW w:w="7938" w:type="dxa"/>
          </w:tcPr>
          <w:p w14:paraId="03942366" w14:textId="363C0B9C" w:rsidR="00F63B4E" w:rsidRDefault="00F63B4E" w:rsidP="00F63B4E">
            <w:r>
              <w:t>енергоспоживання</w:t>
            </w:r>
          </w:p>
        </w:tc>
        <w:tc>
          <w:tcPr>
            <w:tcW w:w="1809" w:type="dxa"/>
          </w:tcPr>
          <w:p w14:paraId="651EBD1F" w14:textId="40484148" w:rsidR="00F63B4E" w:rsidRDefault="00F63B4E" w:rsidP="00F63B4E">
            <w:pPr>
              <w:jc w:val="center"/>
            </w:pPr>
            <w:r>
              <w:t>160 мА</w:t>
            </w:r>
          </w:p>
        </w:tc>
      </w:tr>
      <w:tr w:rsidR="00F63B4E" w14:paraId="4E0C47F6" w14:textId="77777777" w:rsidTr="00F63B4E">
        <w:tc>
          <w:tcPr>
            <w:tcW w:w="7938" w:type="dxa"/>
          </w:tcPr>
          <w:p w14:paraId="2327DCA9" w14:textId="2C0C86D2" w:rsidR="00F63B4E" w:rsidRDefault="00F63B4E" w:rsidP="00F63B4E">
            <w:r>
              <w:t>живлення</w:t>
            </w:r>
          </w:p>
        </w:tc>
        <w:tc>
          <w:tcPr>
            <w:tcW w:w="1809" w:type="dxa"/>
          </w:tcPr>
          <w:p w14:paraId="4B491736" w14:textId="46AD318C" w:rsidR="00F63B4E" w:rsidRDefault="00F63B4E" w:rsidP="00F63B4E">
            <w:pPr>
              <w:jc w:val="center"/>
            </w:pPr>
            <w:r>
              <w:t>5 В</w:t>
            </w:r>
          </w:p>
        </w:tc>
      </w:tr>
    </w:tbl>
    <w:p w14:paraId="2E8992DC" w14:textId="77777777" w:rsidR="00F63B4E" w:rsidRPr="004D1E36" w:rsidRDefault="00F63B4E" w:rsidP="00F63B4E">
      <w:pPr>
        <w:ind w:left="360"/>
        <w:jc w:val="center"/>
      </w:pPr>
    </w:p>
    <w:p w14:paraId="2F64A44F" w14:textId="7646A2EE" w:rsidR="002C1FEE" w:rsidRDefault="002C1FEE" w:rsidP="00761F02">
      <w:pPr>
        <w:jc w:val="both"/>
      </w:pPr>
      <w:r>
        <w:t>При вмиканні системи відбувається ініціалізація всіх компонентів (</w:t>
      </w:r>
      <w:r>
        <w:rPr>
          <w:lang w:val="en-US"/>
        </w:rPr>
        <w:t>RTC</w:t>
      </w:r>
      <w:r>
        <w:t>, радіо модулів, карти</w:t>
      </w:r>
      <w:r w:rsidR="00D9376A">
        <w:t xml:space="preserve"> пам</w:t>
      </w:r>
      <w:r w:rsidR="0006109A">
        <w:t>’</w:t>
      </w:r>
      <w:r w:rsidR="00D9376A">
        <w:t>яті, дисплея при його наявно</w:t>
      </w:r>
      <w:r>
        <w:t>сті)</w:t>
      </w:r>
      <w:r w:rsidR="008671A9">
        <w:t>, перевірка мережі</w:t>
      </w:r>
      <w:r w:rsidR="00D9376A">
        <w:t xml:space="preserve">,  синхронізація внутрішнього годинника блоку фінішу із зовнішнім енергонезалежним </w:t>
      </w:r>
      <w:r w:rsidR="00D9376A">
        <w:rPr>
          <w:lang w:val="en-US"/>
        </w:rPr>
        <w:t>RTC</w:t>
      </w:r>
      <w:r w:rsidR="00D9376A">
        <w:t>, та синхронізація внутрішньо</w:t>
      </w:r>
      <w:r w:rsidR="0006109A">
        <w:t>го годинника «старту» із «фініше</w:t>
      </w:r>
      <w:r w:rsidR="00D9376A">
        <w:t>м».</w:t>
      </w:r>
      <w:r w:rsidR="008671A9">
        <w:t xml:space="preserve"> При відсутності помилок система переходить в режим готовності до старту лижника, на старті засвічується </w:t>
      </w:r>
      <w:proofErr w:type="spellStart"/>
      <w:r w:rsidR="008671A9">
        <w:t>світлодіод</w:t>
      </w:r>
      <w:proofErr w:type="spellEnd"/>
      <w:r w:rsidR="008671A9">
        <w:t xml:space="preserve">  - індикація дозволу старту лижника. На фініші при відсутності лижників на трасі </w:t>
      </w:r>
      <w:proofErr w:type="spellStart"/>
      <w:r w:rsidR="008671A9">
        <w:t>світлодіод</w:t>
      </w:r>
      <w:proofErr w:type="spellEnd"/>
      <w:r w:rsidR="008671A9">
        <w:t xml:space="preserve"> не горить, і відповідно при появі лижника – засвічується. </w:t>
      </w:r>
    </w:p>
    <w:p w14:paraId="43003F25" w14:textId="77777777" w:rsidR="00A058EA" w:rsidRDefault="008671A9" w:rsidP="00761F02">
      <w:pPr>
        <w:jc w:val="both"/>
        <w:rPr>
          <w:lang w:val="en-US"/>
        </w:rPr>
      </w:pPr>
      <w:r>
        <w:t xml:space="preserve">При старті лижника записується його реальний час з точністю до 1 </w:t>
      </w:r>
      <w:proofErr w:type="spellStart"/>
      <w:r>
        <w:t>мс</w:t>
      </w:r>
      <w:proofErr w:type="spellEnd"/>
      <w:r>
        <w:t xml:space="preserve"> та потім відсилається на фінішний блок. Між стартами лижників мінімальний </w:t>
      </w:r>
      <w:proofErr w:type="spellStart"/>
      <w:r>
        <w:t>таймаут</w:t>
      </w:r>
      <w:proofErr w:type="spellEnd"/>
      <w:r>
        <w:t xml:space="preserve"> 5 секунд. </w:t>
      </w:r>
      <w:r w:rsidR="00A058EA">
        <w:t>При втраті зв’язку із фініш</w:t>
      </w:r>
      <w:r w:rsidR="0006109A">
        <w:t xml:space="preserve">ем, </w:t>
      </w:r>
      <w:r w:rsidR="00A058EA">
        <w:t>переповненні пам</w:t>
      </w:r>
      <w:r w:rsidR="0006109A">
        <w:t>’</w:t>
      </w:r>
      <w:r w:rsidR="00A058EA">
        <w:t xml:space="preserve">яті для зберігання </w:t>
      </w:r>
      <w:r w:rsidR="00A058EA">
        <w:lastRenderedPageBreak/>
        <w:t xml:space="preserve">лижників та досягнення максимальної кількості лижників на трасі система не допустить старт наступного лижника. </w:t>
      </w:r>
    </w:p>
    <w:p w14:paraId="47119084" w14:textId="553DCAB2" w:rsidR="00033AC4" w:rsidRDefault="00033AC4" w:rsidP="00761F02">
      <w:pPr>
        <w:jc w:val="both"/>
      </w:pPr>
      <w:r>
        <w:t>Алгоритм роботи блоку «старт»:</w:t>
      </w:r>
    </w:p>
    <w:p w14:paraId="7BE9D92F" w14:textId="0CE87A69" w:rsidR="00033AC4" w:rsidRDefault="00033AC4" w:rsidP="00033AC4">
      <w:pPr>
        <w:jc w:val="center"/>
        <w:rPr>
          <w:lang w:val="en-US"/>
        </w:rPr>
      </w:pPr>
      <w:r>
        <w:rPr>
          <w:noProof/>
          <w:lang w:eastAsia="uk-UA"/>
        </w:rPr>
        <w:drawing>
          <wp:inline distT="0" distB="0" distL="0" distR="0" wp14:anchorId="4DACCF08" wp14:editId="798F4B48">
            <wp:extent cx="5324475" cy="54959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24475" cy="5495925"/>
                    </a:xfrm>
                    <a:prstGeom prst="rect">
                      <a:avLst/>
                    </a:prstGeom>
                  </pic:spPr>
                </pic:pic>
              </a:graphicData>
            </a:graphic>
          </wp:inline>
        </w:drawing>
      </w:r>
    </w:p>
    <w:p w14:paraId="374A0D36" w14:textId="77777777" w:rsidR="00033AC4" w:rsidRDefault="00033AC4">
      <w:r>
        <w:br w:type="page"/>
      </w:r>
    </w:p>
    <w:p w14:paraId="09480025" w14:textId="11C46B03" w:rsidR="00033AC4" w:rsidRDefault="00033AC4" w:rsidP="00033AC4">
      <w:r>
        <w:lastRenderedPageBreak/>
        <w:t>Алгоритм роботи блоку «фініш»:</w:t>
      </w:r>
    </w:p>
    <w:p w14:paraId="02E9B289" w14:textId="0B97B5DE" w:rsidR="00033AC4" w:rsidRPr="00033AC4" w:rsidRDefault="00033AC4" w:rsidP="00033AC4">
      <w:pPr>
        <w:jc w:val="center"/>
        <w:rPr>
          <w:lang w:val="en-US"/>
        </w:rPr>
      </w:pPr>
      <w:r>
        <w:rPr>
          <w:noProof/>
          <w:lang w:eastAsia="uk-UA"/>
        </w:rPr>
        <w:drawing>
          <wp:inline distT="0" distB="0" distL="0" distR="0" wp14:anchorId="5628CC4E" wp14:editId="7632B130">
            <wp:extent cx="5314950" cy="57816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14950" cy="5781675"/>
                    </a:xfrm>
                    <a:prstGeom prst="rect">
                      <a:avLst/>
                    </a:prstGeom>
                  </pic:spPr>
                </pic:pic>
              </a:graphicData>
            </a:graphic>
          </wp:inline>
        </w:drawing>
      </w:r>
    </w:p>
    <w:p w14:paraId="7B833D1D" w14:textId="55083084" w:rsidR="008671A9" w:rsidRDefault="00D9376A" w:rsidP="00761F02">
      <w:pPr>
        <w:jc w:val="both"/>
      </w:pPr>
      <w:r>
        <w:t>При перетині</w:t>
      </w:r>
      <w:r w:rsidR="00A058EA">
        <w:t xml:space="preserve"> спортсменом фінішної прямої відбувається запис реального часу фінішування з точністю до 1мс та обрахунок часу пр</w:t>
      </w:r>
      <w:r>
        <w:t>о</w:t>
      </w:r>
      <w:r w:rsidR="00A058EA">
        <w:t xml:space="preserve">їзду ним траси. Запис всіх результатів проводиться на карту пам’яті. При </w:t>
      </w:r>
      <w:r w:rsidR="00F772F3">
        <w:t xml:space="preserve">вийманні </w:t>
      </w:r>
      <w:r w:rsidR="00A058EA">
        <w:t xml:space="preserve">карти пам’яті  під час змагань результати записуються у буфер, який може зберегти результати  9 спортсменів. </w:t>
      </w:r>
      <w:r w:rsidR="0006109A">
        <w:t>При заповненні</w:t>
      </w:r>
      <w:r>
        <w:t xml:space="preserve"> буферу система забороняє старт лижника та </w:t>
      </w:r>
      <w:r w:rsidR="0006109A">
        <w:t>записує при фінішуванні</w:t>
      </w:r>
      <w:r>
        <w:t xml:space="preserve"> результати лижників які ще були на трасі. Як тільки карту пам’яті буде підключено всі результати із буферу запишуться на неї, і система відновить свою роботу</w:t>
      </w:r>
      <w:r w:rsidR="00F772F3">
        <w:t xml:space="preserve"> даючи дозвіл на старт наступному спортсмену</w:t>
      </w:r>
      <w:r>
        <w:t xml:space="preserve">. </w:t>
      </w:r>
    </w:p>
    <w:p w14:paraId="74CC7718" w14:textId="77777777" w:rsidR="00D74648" w:rsidRPr="00761F02" w:rsidRDefault="00D74648" w:rsidP="00761F02">
      <w:pPr>
        <w:jc w:val="both"/>
      </w:pPr>
    </w:p>
    <w:p w14:paraId="1586E670" w14:textId="293BEFD8" w:rsidR="00033AC4" w:rsidRDefault="00033AC4">
      <w:r>
        <w:br w:type="page"/>
      </w:r>
    </w:p>
    <w:p w14:paraId="292C3382" w14:textId="0EE580B2" w:rsidR="00294D1D" w:rsidRDefault="00850784" w:rsidP="000E3742">
      <w:pPr>
        <w:pStyle w:val="1"/>
      </w:pPr>
      <w:bookmarkStart w:id="12" w:name="_Toc460972181"/>
      <w:r>
        <w:lastRenderedPageBreak/>
        <w:t>ОПИС МАКЕТУ СИСТЕМИ</w:t>
      </w:r>
      <w:bookmarkEnd w:id="12"/>
    </w:p>
    <w:p w14:paraId="1FC0B9E7" w14:textId="6A5B6D09" w:rsidR="004A2652" w:rsidRDefault="004D1E36" w:rsidP="004A2652">
      <w:pPr>
        <w:jc w:val="both"/>
      </w:pPr>
      <w:r>
        <w:t xml:space="preserve">Згідно технічного завдання для системи було вирішено використати </w:t>
      </w:r>
      <w:r w:rsidR="004A2652">
        <w:t xml:space="preserve">плату розробника </w:t>
      </w:r>
      <w:r w:rsidR="004A2652">
        <w:rPr>
          <w:lang w:val="en-US"/>
        </w:rPr>
        <w:t>CY</w:t>
      </w:r>
      <w:r w:rsidR="004A2652" w:rsidRPr="004A2652">
        <w:t>8</w:t>
      </w:r>
      <w:r w:rsidR="004A2652">
        <w:rPr>
          <w:lang w:val="en-US"/>
        </w:rPr>
        <w:t>CKIT</w:t>
      </w:r>
      <w:r w:rsidR="004A2652" w:rsidRPr="004A2652">
        <w:t xml:space="preserve">-042 </w:t>
      </w:r>
      <w:r w:rsidR="004A2652">
        <w:rPr>
          <w:lang w:val="en-US"/>
        </w:rPr>
        <w:t>BLE</w:t>
      </w:r>
      <w:r w:rsidR="004A2652" w:rsidRPr="004A2652">
        <w:t xml:space="preserve"> </w:t>
      </w:r>
      <w:r w:rsidR="004A2652">
        <w:rPr>
          <w:lang w:val="en-US"/>
        </w:rPr>
        <w:t>PIONE</w:t>
      </w:r>
      <w:r w:rsidR="00F772F3">
        <w:rPr>
          <w:lang w:val="en-US"/>
        </w:rPr>
        <w:t>E</w:t>
      </w:r>
      <w:r w:rsidR="004A2652">
        <w:rPr>
          <w:lang w:val="en-US"/>
        </w:rPr>
        <w:t>R</w:t>
      </w:r>
      <w:r w:rsidR="004A2652" w:rsidRPr="004A2652">
        <w:t xml:space="preserve"> </w:t>
      </w:r>
      <w:r w:rsidR="004A2652">
        <w:rPr>
          <w:lang w:val="en-US"/>
        </w:rPr>
        <w:t>BOARD</w:t>
      </w:r>
      <w:r w:rsidR="004A2652">
        <w:t>, так як у неї встановлено найточніший зовнішній кварц (в порівнянні із</w:t>
      </w:r>
      <w:r w:rsidR="004A2652" w:rsidRPr="004A2652">
        <w:t xml:space="preserve"> 042 </w:t>
      </w:r>
      <w:r w:rsidR="004A2652">
        <w:rPr>
          <w:lang w:val="en-US"/>
        </w:rPr>
        <w:t>PIONE</w:t>
      </w:r>
      <w:r w:rsidR="00F772F3">
        <w:rPr>
          <w:lang w:val="en-US"/>
        </w:rPr>
        <w:t>E</w:t>
      </w:r>
      <w:r w:rsidR="004A2652">
        <w:rPr>
          <w:lang w:val="en-US"/>
        </w:rPr>
        <w:t>R</w:t>
      </w:r>
      <w:r w:rsidR="004A2652">
        <w:t xml:space="preserve">). </w:t>
      </w:r>
    </w:p>
    <w:p w14:paraId="3FA884D2" w14:textId="77777777" w:rsidR="004D1E36" w:rsidRDefault="004A2652" w:rsidP="004A2652">
      <w:pPr>
        <w:jc w:val="both"/>
      </w:pPr>
      <w:r>
        <w:t xml:space="preserve">В якості дисплея для відображення інформації про поточний стан системи було використано поширений </w:t>
      </w:r>
      <w:r>
        <w:rPr>
          <w:lang w:val="en-US"/>
        </w:rPr>
        <w:t>LCD</w:t>
      </w:r>
      <w:r w:rsidRPr="004A2652">
        <w:t xml:space="preserve"> </w:t>
      </w:r>
      <w:r>
        <w:t xml:space="preserve">екран </w:t>
      </w:r>
      <w:r>
        <w:rPr>
          <w:lang w:val="en-US"/>
        </w:rPr>
        <w:t>LCM</w:t>
      </w:r>
      <w:r w:rsidRPr="004A2652">
        <w:t>-</w:t>
      </w:r>
      <w:r>
        <w:rPr>
          <w:lang w:val="en-US"/>
        </w:rPr>
        <w:t>S</w:t>
      </w:r>
      <w:r w:rsidRPr="004A2652">
        <w:t>01602.</w:t>
      </w:r>
      <w:r>
        <w:t xml:space="preserve"> </w:t>
      </w:r>
    </w:p>
    <w:p w14:paraId="3EFC4514" w14:textId="18E22543" w:rsidR="004A2652" w:rsidRDefault="004A2652" w:rsidP="004A2652">
      <w:pPr>
        <w:jc w:val="both"/>
      </w:pPr>
      <w:r>
        <w:t xml:space="preserve">Зовнішній </w:t>
      </w:r>
      <w:r w:rsidR="000722DD">
        <w:t xml:space="preserve">енергонезалежний </w:t>
      </w:r>
      <w:r>
        <w:rPr>
          <w:lang w:val="en-US"/>
        </w:rPr>
        <w:t>RTC</w:t>
      </w:r>
      <w:r>
        <w:t xml:space="preserve"> модуль для </w:t>
      </w:r>
      <w:r w:rsidR="000722DD">
        <w:t xml:space="preserve">синхронізації часу було вибрано на основі мікросхеми </w:t>
      </w:r>
      <w:r w:rsidR="000722DD">
        <w:rPr>
          <w:lang w:val="en-US"/>
        </w:rPr>
        <w:t>DS</w:t>
      </w:r>
      <w:r w:rsidR="000722DD" w:rsidRPr="000722DD">
        <w:t>1307</w:t>
      </w:r>
      <w:r w:rsidR="000722DD">
        <w:t xml:space="preserve"> </w:t>
      </w:r>
      <w:r w:rsidR="00F772F3">
        <w:t>через</w:t>
      </w:r>
      <w:r w:rsidR="000722DD">
        <w:t xml:space="preserve"> її мал</w:t>
      </w:r>
      <w:r w:rsidR="00F772F3">
        <w:t>е</w:t>
      </w:r>
      <w:r w:rsidR="000722DD">
        <w:t xml:space="preserve"> енергоспоживання та можливіст</w:t>
      </w:r>
      <w:r w:rsidR="00F772F3">
        <w:t>ь</w:t>
      </w:r>
      <w:r w:rsidR="000722DD">
        <w:t xml:space="preserve"> автоматично</w:t>
      </w:r>
      <w:r w:rsidR="00F772F3">
        <w:t>го</w:t>
      </w:r>
      <w:r w:rsidR="000722DD">
        <w:t xml:space="preserve"> переход</w:t>
      </w:r>
      <w:r w:rsidR="00F772F3">
        <w:t>у</w:t>
      </w:r>
      <w:r w:rsidR="000722DD">
        <w:t xml:space="preserve"> на роботу від резервного живлення</w:t>
      </w:r>
      <w:r w:rsidR="000B03D9">
        <w:t xml:space="preserve"> (батарейка</w:t>
      </w:r>
      <w:r w:rsidR="00F772F3">
        <w:t>)</w:t>
      </w:r>
      <w:r w:rsidR="000722DD">
        <w:t xml:space="preserve"> при зникненні основного.  </w:t>
      </w:r>
    </w:p>
    <w:p w14:paraId="6EF2F378" w14:textId="77777777" w:rsidR="000722DD" w:rsidRDefault="00917F97" w:rsidP="004A2652">
      <w:pPr>
        <w:jc w:val="both"/>
      </w:pPr>
      <w:r>
        <w:t xml:space="preserve">В якості пам’яті для зберігання результатів спортсменів ми вибрали </w:t>
      </w:r>
      <w:r>
        <w:rPr>
          <w:lang w:val="en-US"/>
        </w:rPr>
        <w:t>SD</w:t>
      </w:r>
      <w:r>
        <w:t xml:space="preserve"> карту пам’яті для зручності перегляду та обробки результатів на комп’ютері чи </w:t>
      </w:r>
      <w:proofErr w:type="spellStart"/>
      <w:r>
        <w:t>смартфоні</w:t>
      </w:r>
      <w:proofErr w:type="spellEnd"/>
      <w:r>
        <w:t xml:space="preserve">. </w:t>
      </w:r>
    </w:p>
    <w:p w14:paraId="79732F50" w14:textId="36BC3124" w:rsidR="00890F8B" w:rsidRDefault="00917F97" w:rsidP="004A2652">
      <w:pPr>
        <w:jc w:val="both"/>
        <w:rPr>
          <w:lang w:val="en-US"/>
        </w:rPr>
      </w:pPr>
      <w:r>
        <w:t>Д</w:t>
      </w:r>
      <w:r w:rsidR="00FD78A7">
        <w:t xml:space="preserve">ля зв’язку між стартом та </w:t>
      </w:r>
      <w:proofErr w:type="spellStart"/>
      <w:r w:rsidR="00FD78A7">
        <w:t>фініш</w:t>
      </w:r>
      <w:r w:rsidR="00F772F3">
        <w:t>о</w:t>
      </w:r>
      <w:r>
        <w:t>м</w:t>
      </w:r>
      <w:proofErr w:type="spellEnd"/>
      <w:r>
        <w:t xml:space="preserve"> було використано модулі </w:t>
      </w:r>
      <w:proofErr w:type="spellStart"/>
      <w:r>
        <w:rPr>
          <w:lang w:val="en-US"/>
        </w:rPr>
        <w:t>XBee</w:t>
      </w:r>
      <w:proofErr w:type="spellEnd"/>
      <w:r>
        <w:t xml:space="preserve"> по причині простоти підключення та можливості збільшення дальності між стартом та фініш</w:t>
      </w:r>
      <w:r w:rsidR="00FD78A7">
        <w:t>е</w:t>
      </w:r>
      <w:r>
        <w:t xml:space="preserve">м за рахунок </w:t>
      </w:r>
      <w:r w:rsidR="00FD78A7">
        <w:t>додавання</w:t>
      </w:r>
      <w:r>
        <w:t xml:space="preserve"> додаткових модулів-ретрансляторів.</w:t>
      </w:r>
    </w:p>
    <w:p w14:paraId="0F6CDD76" w14:textId="2D311212" w:rsidR="00033AC4" w:rsidRDefault="00037028" w:rsidP="004A2652">
      <w:pPr>
        <w:jc w:val="both"/>
      </w:pPr>
      <w:r>
        <w:t>Структурна схема</w:t>
      </w:r>
      <w:r w:rsidR="00033AC4">
        <w:t xml:space="preserve"> макету :</w:t>
      </w:r>
    </w:p>
    <w:p w14:paraId="5E78AD97" w14:textId="6485A305" w:rsidR="00033AC4" w:rsidRPr="00033AC4" w:rsidRDefault="00033AC4" w:rsidP="00033AC4">
      <w:pPr>
        <w:jc w:val="center"/>
      </w:pPr>
      <w:r>
        <w:rPr>
          <w:noProof/>
          <w:lang w:eastAsia="uk-UA"/>
        </w:rPr>
        <w:drawing>
          <wp:inline distT="0" distB="0" distL="0" distR="0" wp14:anchorId="3AB30CAB" wp14:editId="74933B5D">
            <wp:extent cx="5675934" cy="1757238"/>
            <wp:effectExtent l="0" t="0" r="1270" b="0"/>
            <wp:docPr id="24" name="Рисунок 24" descr="D:\Cypress\system-start-finish\vesion 2\doc\function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ypress\system-start-finish\vesion 2\doc\functional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5667" cy="1757155"/>
                    </a:xfrm>
                    <a:prstGeom prst="rect">
                      <a:avLst/>
                    </a:prstGeom>
                    <a:noFill/>
                    <a:ln>
                      <a:noFill/>
                    </a:ln>
                  </pic:spPr>
                </pic:pic>
              </a:graphicData>
            </a:graphic>
          </wp:inline>
        </w:drawing>
      </w:r>
    </w:p>
    <w:p w14:paraId="52EAFF7B" w14:textId="77777777" w:rsidR="00890F8B" w:rsidRDefault="00890F8B">
      <w:r>
        <w:br w:type="page"/>
      </w:r>
    </w:p>
    <w:p w14:paraId="1C57EF6C" w14:textId="77777777" w:rsidR="00917F97" w:rsidRDefault="00890F8B" w:rsidP="00037028">
      <w:pPr>
        <w:pStyle w:val="1"/>
        <w:rPr>
          <w:lang w:val="ru-RU"/>
        </w:rPr>
      </w:pPr>
      <w:bookmarkStart w:id="13" w:name="_Toc460972182"/>
      <w:r>
        <w:rPr>
          <w:lang w:val="ru-RU"/>
        </w:rPr>
        <w:lastRenderedPageBreak/>
        <w:t>ТЕСТУВАННЯ МАКЕТУ</w:t>
      </w:r>
      <w:bookmarkEnd w:id="13"/>
    </w:p>
    <w:p w14:paraId="7488BEA0" w14:textId="2F6206E7" w:rsidR="00890F8B" w:rsidRPr="00694059" w:rsidRDefault="00890F8B" w:rsidP="00037028">
      <w:pPr>
        <w:pStyle w:val="3"/>
        <w:jc w:val="left"/>
      </w:pPr>
      <w:bookmarkStart w:id="14" w:name="_Toc460972183"/>
      <w:r w:rsidRPr="00694059">
        <w:t xml:space="preserve">Тестування </w:t>
      </w:r>
      <w:r w:rsidR="00037028" w:rsidRPr="00694059">
        <w:t>протоколу синхронізації часу</w:t>
      </w:r>
      <w:bookmarkEnd w:id="14"/>
    </w:p>
    <w:p w14:paraId="07E74092" w14:textId="713E7B39" w:rsidR="00917F97" w:rsidRDefault="00694059" w:rsidP="00694059">
      <w:pPr>
        <w:jc w:val="both"/>
      </w:pPr>
      <w:r>
        <w:rPr>
          <w:noProof/>
          <w:lang w:eastAsia="uk-UA"/>
        </w:rPr>
        <w:drawing>
          <wp:anchor distT="0" distB="0" distL="114300" distR="114300" simplePos="0" relativeHeight="251658240" behindDoc="0" locked="0" layoutInCell="1" allowOverlap="1" wp14:anchorId="5135662D" wp14:editId="38DAD13C">
            <wp:simplePos x="0" y="0"/>
            <wp:positionH relativeFrom="margin">
              <wp:posOffset>-45720</wp:posOffset>
            </wp:positionH>
            <wp:positionV relativeFrom="margin">
              <wp:posOffset>1644650</wp:posOffset>
            </wp:positionV>
            <wp:extent cx="6120130" cy="3609975"/>
            <wp:effectExtent l="0" t="0" r="0" b="9525"/>
            <wp:wrapSquare wrapText="bothSides"/>
            <wp:docPr id="1" name="Рисунок 2" descr="Z:\Документы\КПИ_ТкачевАК\43bRJC6v4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Документы\КПИ_ТкачевАК\43bRJC6v418.jpg"/>
                    <pic:cNvPicPr>
                      <a:picLocks noChangeAspect="1" noChangeArrowheads="1"/>
                    </pic:cNvPicPr>
                  </pic:nvPicPr>
                  <pic:blipFill>
                    <a:blip r:embed="rId14" cstate="print"/>
                    <a:srcRect/>
                    <a:stretch>
                      <a:fillRect/>
                    </a:stretch>
                  </pic:blipFill>
                  <pic:spPr bwMode="auto">
                    <a:xfrm>
                      <a:off x="0" y="0"/>
                      <a:ext cx="6120130" cy="3609975"/>
                    </a:xfrm>
                    <a:prstGeom prst="rect">
                      <a:avLst/>
                    </a:prstGeom>
                    <a:noFill/>
                    <a:ln w="9525">
                      <a:noFill/>
                      <a:miter lim="800000"/>
                      <a:headEnd/>
                      <a:tailEnd/>
                    </a:ln>
                  </pic:spPr>
                </pic:pic>
              </a:graphicData>
            </a:graphic>
          </wp:anchor>
        </w:drawing>
      </w:r>
      <w:r w:rsidRPr="00694059">
        <w:t xml:space="preserve">Блок «старт» було налаштовано на подачу </w:t>
      </w:r>
      <w:proofErr w:type="spellStart"/>
      <w:r w:rsidRPr="00694059">
        <w:t>імпульса</w:t>
      </w:r>
      <w:proofErr w:type="spellEnd"/>
      <w:r w:rsidRPr="00694059">
        <w:t xml:space="preserve"> кожної секунди. Аналогічно було налаштовано блок «фініш». Далі підключили логічний ан</w:t>
      </w:r>
      <w:r>
        <w:t xml:space="preserve">алізатор та вимірювали затримку після синхронізації часу. </w:t>
      </w:r>
    </w:p>
    <w:p w14:paraId="46E9E417" w14:textId="77777777" w:rsidR="00917F97" w:rsidRDefault="00917F97" w:rsidP="00831E70">
      <w:pPr>
        <w:pStyle w:val="2"/>
        <w:ind w:firstLine="0"/>
      </w:pPr>
    </w:p>
    <w:p w14:paraId="3D99BBF2" w14:textId="6067E90E" w:rsidR="00694059" w:rsidRPr="00694059" w:rsidRDefault="00694059" w:rsidP="00694059">
      <w:r>
        <w:t xml:space="preserve">Після проведення серії вимірів було визначено максимальну </w:t>
      </w:r>
      <w:proofErr w:type="spellStart"/>
      <w:r>
        <w:t>розсинхронізацію</w:t>
      </w:r>
      <w:proofErr w:type="spellEnd"/>
      <w:r>
        <w:t xml:space="preserve"> часу на «старті» та «фініші» у розмірі 60 </w:t>
      </w:r>
      <w:proofErr w:type="spellStart"/>
      <w:r>
        <w:t>мс</w:t>
      </w:r>
      <w:proofErr w:type="spellEnd"/>
      <w:r>
        <w:t xml:space="preserve">. </w:t>
      </w:r>
    </w:p>
    <w:p w14:paraId="5450D80A" w14:textId="77777777" w:rsidR="00890F8B" w:rsidRPr="00694059" w:rsidRDefault="00890F8B" w:rsidP="00F737AB">
      <w:pPr>
        <w:pStyle w:val="3"/>
        <w:jc w:val="left"/>
      </w:pPr>
      <w:bookmarkStart w:id="15" w:name="_Toc460972184"/>
      <w:r w:rsidRPr="00694059">
        <w:t>Тестування інформаційного протокол та функціональне тестування</w:t>
      </w:r>
      <w:bookmarkEnd w:id="15"/>
    </w:p>
    <w:p w14:paraId="6948FA8F" w14:textId="3A6A64F6" w:rsidR="00F737AB" w:rsidRDefault="00890F8B" w:rsidP="00890F8B">
      <w:pPr>
        <w:jc w:val="both"/>
      </w:pPr>
      <w:r w:rsidRPr="00694059">
        <w:tab/>
        <w:t xml:space="preserve">Реальні ворота були замінені кнопками. </w:t>
      </w:r>
      <w:r w:rsidR="00F737AB">
        <w:t>Натискання клавіш було проведено у різних ситуаціях (при синхронізації часу, коли заборонено старт лижника(старт), при відсутності лижників на трасі(фініш), при збереженні результатів) – система працювала коректно. При забороні старту лижника система не реагувала на «відкривання стартових воріт». Аналогічно і блок «фініш» при відсутності лижників на трасі. Також симулювали подвійне спрацьовування воріт(подвійне натискання клавіші) – система спрацьовувала лише на перше спрацювання воріт.</w:t>
      </w:r>
    </w:p>
    <w:p w14:paraId="1CC491E3" w14:textId="3991903E" w:rsidR="00890F8B" w:rsidRPr="00694059" w:rsidRDefault="00694059" w:rsidP="00890F8B">
      <w:pPr>
        <w:jc w:val="both"/>
      </w:pPr>
      <w:r>
        <w:tab/>
        <w:t>Для тестування інформацій</w:t>
      </w:r>
      <w:r w:rsidR="00890F8B" w:rsidRPr="00694059">
        <w:t xml:space="preserve">ного протоколу, один з </w:t>
      </w:r>
      <w:proofErr w:type="spellStart"/>
      <w:r w:rsidR="00890F8B" w:rsidRPr="00694059">
        <w:t>XBee</w:t>
      </w:r>
      <w:proofErr w:type="spellEnd"/>
      <w:r w:rsidR="00890F8B" w:rsidRPr="00694059">
        <w:t xml:space="preserve"> модулів </w:t>
      </w:r>
      <w:r>
        <w:t>було підключено</w:t>
      </w:r>
      <w:r w:rsidR="00890F8B" w:rsidRPr="00694059">
        <w:t xml:space="preserve"> до комп</w:t>
      </w:r>
      <w:r>
        <w:t>’ютера, і програ</w:t>
      </w:r>
      <w:r w:rsidR="00890F8B" w:rsidRPr="00694059">
        <w:t xml:space="preserve">ма передавала різні набори даних на інший </w:t>
      </w:r>
      <w:proofErr w:type="spellStart"/>
      <w:r w:rsidR="00890F8B" w:rsidRPr="00694059">
        <w:lastRenderedPageBreak/>
        <w:t>XBee</w:t>
      </w:r>
      <w:proofErr w:type="spellEnd"/>
      <w:r w:rsidR="00890F8B" w:rsidRPr="00694059">
        <w:t xml:space="preserve"> модуль, встановлений на макеті. При виявленні ро</w:t>
      </w:r>
      <w:r w:rsidRPr="00694059">
        <w:t>збитого чи невірного пакету дан</w:t>
      </w:r>
      <w:r w:rsidR="00890F8B" w:rsidRPr="00694059">
        <w:t>их через послідовний порт виводилось п</w:t>
      </w:r>
      <w:r w:rsidRPr="00694059">
        <w:t>овідомлення про помилку</w:t>
      </w:r>
      <w:r w:rsidR="00890F8B" w:rsidRPr="00694059">
        <w:t xml:space="preserve">. Була додана контрольна сума, що унеможливлює відпрацювання модулем невірних даних. </w:t>
      </w:r>
    </w:p>
    <w:p w14:paraId="3C1D816A" w14:textId="5B596E00" w:rsidR="00890F8B" w:rsidRDefault="00F737AB" w:rsidP="00526408">
      <w:pPr>
        <w:pStyle w:val="3"/>
      </w:pPr>
      <w:bookmarkStart w:id="16" w:name="_Toc460972185"/>
      <w:r w:rsidRPr="00F737AB">
        <w:t xml:space="preserve">Тестування </w:t>
      </w:r>
      <w:r>
        <w:t xml:space="preserve">запису даних на </w:t>
      </w:r>
      <w:r>
        <w:rPr>
          <w:lang w:val="en-US"/>
        </w:rPr>
        <w:t xml:space="preserve">SD </w:t>
      </w:r>
      <w:r>
        <w:t>карту</w:t>
      </w:r>
      <w:bookmarkEnd w:id="16"/>
    </w:p>
    <w:p w14:paraId="24E0B3AB" w14:textId="247C61E9" w:rsidR="00F737AB" w:rsidRDefault="00F737AB" w:rsidP="00890F8B">
      <w:pPr>
        <w:jc w:val="both"/>
      </w:pPr>
      <w:r>
        <w:t xml:space="preserve">Було написано тестову програму для тестування запису даних на карту пам’яті. Програма записувала 100 файлів по 1000 результатів у кожному, а потім очищала карту пам’яті і знову повторювала процес. При виникненні помилки при запису програма зупиняла свою роботу та виводила відповідне повідомленні про помилку. </w:t>
      </w:r>
      <w:r w:rsidR="00F677E0">
        <w:t>Тестування проводилося протягом 6 годин. Помилок не було виявлено.</w:t>
      </w:r>
      <w:r>
        <w:t xml:space="preserve"> </w:t>
      </w:r>
    </w:p>
    <w:p w14:paraId="7D7AFD7F" w14:textId="3EE4B8C8" w:rsidR="00F677E0" w:rsidRDefault="00F677E0" w:rsidP="00526408">
      <w:pPr>
        <w:pStyle w:val="3"/>
      </w:pPr>
      <w:bookmarkStart w:id="17" w:name="_Toc460972186"/>
      <w:r w:rsidRPr="00F677E0">
        <w:t xml:space="preserve">Тест </w:t>
      </w:r>
      <w:r w:rsidR="00997027">
        <w:t>зникнення</w:t>
      </w:r>
      <w:r w:rsidRPr="00F677E0">
        <w:t xml:space="preserve"> зв’язку між блоком «старт» та «фініш»</w:t>
      </w:r>
      <w:bookmarkEnd w:id="17"/>
    </w:p>
    <w:p w14:paraId="11EAD16E" w14:textId="77777777" w:rsidR="00F677E0" w:rsidRDefault="00F677E0" w:rsidP="00890F8B">
      <w:pPr>
        <w:jc w:val="both"/>
      </w:pPr>
      <w:r>
        <w:t>При відсутності зв’язку система повідомила про неготовність до роботи та відбувалася заборона старту наступного лижника. Фінішування лижників та запис результатів відбувалося коректно.</w:t>
      </w:r>
    </w:p>
    <w:p w14:paraId="58E84CCE" w14:textId="489F88FB" w:rsidR="00F677E0" w:rsidRPr="00F677E0" w:rsidRDefault="00F677E0" w:rsidP="00526408">
      <w:pPr>
        <w:pStyle w:val="3"/>
      </w:pPr>
      <w:bookmarkStart w:id="18" w:name="_Toc460972187"/>
      <w:r w:rsidRPr="00F677E0">
        <w:t xml:space="preserve">Тестування </w:t>
      </w:r>
      <w:r w:rsidR="00997027">
        <w:t>зникнення</w:t>
      </w:r>
      <w:r w:rsidRPr="00F677E0">
        <w:t xml:space="preserve"> живлення на одному з блоків</w:t>
      </w:r>
      <w:bookmarkEnd w:id="18"/>
      <w:r>
        <w:t xml:space="preserve"> </w:t>
      </w:r>
    </w:p>
    <w:p w14:paraId="4B7376F4" w14:textId="07B6AABF" w:rsidR="00F677E0" w:rsidRDefault="00F677E0" w:rsidP="00890F8B">
      <w:pPr>
        <w:jc w:val="both"/>
      </w:pPr>
      <w:r>
        <w:t xml:space="preserve"> При зникненні живлення на одному з блоків, а потім його появи відбувається встановлення зв’язку, а потів синхронізація внутрішніх годинників блоку «старт» та «фініш».</w:t>
      </w:r>
    </w:p>
    <w:p w14:paraId="05C10FB2" w14:textId="62E096FC" w:rsidR="00F677E0" w:rsidRPr="00F677E0" w:rsidRDefault="00F677E0" w:rsidP="00526408">
      <w:pPr>
        <w:pStyle w:val="3"/>
      </w:pPr>
      <w:bookmarkStart w:id="19" w:name="_Toc460972188"/>
      <w:r w:rsidRPr="00F677E0">
        <w:t>Виймання карти пам’яті при роботі системи</w:t>
      </w:r>
      <w:bookmarkEnd w:id="19"/>
      <w:r>
        <w:t xml:space="preserve"> </w:t>
      </w:r>
    </w:p>
    <w:p w14:paraId="7B2135A9" w14:textId="7FE26038" w:rsidR="00F677E0" w:rsidRDefault="00F677E0" w:rsidP="00890F8B">
      <w:pPr>
        <w:jc w:val="both"/>
      </w:pPr>
      <w:r>
        <w:t xml:space="preserve">При вийманні карти пам’яті результати записуються у внутрішню пам'ять блоком «фініш». При зникненні живлення на цьому блоці всі результати не будуть збережені. При заповненні цієї пам’яті (12 результатів) відбувається заборона старту наступного лижника. При вставленні карти пам’яті всі результати перезапишуться на </w:t>
      </w:r>
      <w:r w:rsidR="00526408">
        <w:t>неї.</w:t>
      </w:r>
    </w:p>
    <w:p w14:paraId="3BE9FA0A" w14:textId="44720683" w:rsidR="00526408" w:rsidRPr="00526408" w:rsidRDefault="00526408" w:rsidP="00526408">
      <w:pPr>
        <w:pStyle w:val="3"/>
      </w:pPr>
      <w:bookmarkStart w:id="20" w:name="_Toc460972189"/>
      <w:r w:rsidRPr="00526408">
        <w:t xml:space="preserve">Тест </w:t>
      </w:r>
      <w:proofErr w:type="spellStart"/>
      <w:r w:rsidR="003142AB">
        <w:t>роз</w:t>
      </w:r>
      <w:r w:rsidRPr="00526408">
        <w:t>синхронізації</w:t>
      </w:r>
      <w:proofErr w:type="spellEnd"/>
      <w:r w:rsidRPr="00526408">
        <w:t xml:space="preserve"> внутрішніх годинників</w:t>
      </w:r>
      <w:bookmarkEnd w:id="20"/>
    </w:p>
    <w:p w14:paraId="61D42005" w14:textId="6661305F" w:rsidR="00526408" w:rsidRPr="00F677E0" w:rsidRDefault="00E4257D" w:rsidP="00890F8B">
      <w:pPr>
        <w:jc w:val="both"/>
      </w:pPr>
      <w:r>
        <w:t xml:space="preserve">Був проведений 8 годинний тест. Систему включити, заміряли роз синхронізацію годинників на «старті» та «фініші». Через 8 </w:t>
      </w:r>
      <w:proofErr w:type="spellStart"/>
      <w:r>
        <w:t>год</w:t>
      </w:r>
      <w:proofErr w:type="spellEnd"/>
      <w:r>
        <w:t xml:space="preserve"> було проведено повторний замір </w:t>
      </w:r>
      <w:proofErr w:type="spellStart"/>
      <w:r>
        <w:t>розсинхронізації</w:t>
      </w:r>
      <w:proofErr w:type="spellEnd"/>
      <w:r>
        <w:t xml:space="preserve"> годинників – вона збільшилася на 58мс. Отже за 1 </w:t>
      </w:r>
      <w:proofErr w:type="spellStart"/>
      <w:r>
        <w:t>год</w:t>
      </w:r>
      <w:proofErr w:type="spellEnd"/>
      <w:r>
        <w:t xml:space="preserve"> відбувається роз синхронізація на 58/8 = 7.25мс. </w:t>
      </w:r>
      <w:r w:rsidR="0019209D">
        <w:t>Для її усунення потрібно проводити синхронізацію часу кожних 10 хв.</w:t>
      </w:r>
    </w:p>
    <w:p w14:paraId="52FA9214" w14:textId="77777777" w:rsidR="00917F97" w:rsidRDefault="00917F97" w:rsidP="00831E70">
      <w:pPr>
        <w:pStyle w:val="2"/>
        <w:ind w:firstLine="0"/>
      </w:pPr>
    </w:p>
    <w:p w14:paraId="6AC63B01" w14:textId="3E6B3447" w:rsidR="000E3742" w:rsidRDefault="003142AB" w:rsidP="00831E70">
      <w:pPr>
        <w:pStyle w:val="2"/>
        <w:ind w:firstLine="0"/>
      </w:pPr>
      <w:r w:rsidRPr="000E3742">
        <w:lastRenderedPageBreak/>
        <w:t xml:space="preserve"> </w:t>
      </w:r>
      <w:bookmarkStart w:id="21" w:name="_Toc460972190"/>
      <w:r w:rsidR="00294D1D" w:rsidRPr="000E3742">
        <w:t>«</w:t>
      </w:r>
      <w:r w:rsidR="00294D1D" w:rsidRPr="000E3742">
        <w:rPr>
          <w:rStyle w:val="20"/>
          <w:b/>
          <w:i/>
        </w:rPr>
        <w:t>С</w:t>
      </w:r>
      <w:r w:rsidR="00DB28DF" w:rsidRPr="000E3742">
        <w:rPr>
          <w:rStyle w:val="20"/>
          <w:b/>
          <w:i/>
        </w:rPr>
        <w:t>тарт</w:t>
      </w:r>
      <w:r w:rsidR="00294D1D" w:rsidRPr="000E3742">
        <w:t>»</w:t>
      </w:r>
      <w:bookmarkEnd w:id="21"/>
    </w:p>
    <w:p w14:paraId="51D2932B" w14:textId="77777777" w:rsidR="00831E70" w:rsidRPr="00831E70" w:rsidRDefault="00831E70" w:rsidP="00831E70">
      <w:pPr>
        <w:pStyle w:val="3"/>
      </w:pPr>
      <w:bookmarkStart w:id="22" w:name="_Toc460972191"/>
      <w:r>
        <w:t>Елементи управління</w:t>
      </w:r>
      <w:bookmarkEnd w:id="22"/>
    </w:p>
    <w:p w14:paraId="1664B190" w14:textId="77777777" w:rsidR="00101EF6" w:rsidRDefault="00DA4FFC" w:rsidP="000E3742">
      <w:pPr>
        <w:rPr>
          <w:b/>
          <w:i/>
        </w:rPr>
      </w:pPr>
      <w:r>
        <w:rPr>
          <w:noProof/>
          <w:lang w:eastAsia="uk-UA"/>
        </w:rPr>
        <w:drawing>
          <wp:inline distT="0" distB="0" distL="0" distR="0" wp14:anchorId="23286F2C" wp14:editId="613DACEB">
            <wp:extent cx="6120765" cy="5179516"/>
            <wp:effectExtent l="0" t="0" r="0" b="2540"/>
            <wp:docPr id="12" name="Рисунок 12" descr="C:\Users\Petro\Desktop\images\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etro\Desktop\images\star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765" cy="5179516"/>
                    </a:xfrm>
                    <a:prstGeom prst="rect">
                      <a:avLst/>
                    </a:prstGeom>
                    <a:noFill/>
                    <a:ln>
                      <a:noFill/>
                    </a:ln>
                  </pic:spPr>
                </pic:pic>
              </a:graphicData>
            </a:graphic>
          </wp:inline>
        </w:drawing>
      </w:r>
    </w:p>
    <w:p w14:paraId="2FFCAC18" w14:textId="77777777" w:rsidR="00210167" w:rsidRPr="00210167" w:rsidRDefault="00294D1D" w:rsidP="00831E70">
      <w:pPr>
        <w:pStyle w:val="3"/>
      </w:pPr>
      <w:bookmarkStart w:id="23" w:name="_Toc460972192"/>
      <w:proofErr w:type="spellStart"/>
      <w:r>
        <w:t>І</w:t>
      </w:r>
      <w:r w:rsidR="00210167">
        <w:t>формація</w:t>
      </w:r>
      <w:proofErr w:type="spellEnd"/>
      <w:r w:rsidR="00210167">
        <w:t xml:space="preserve"> на дисплеї</w:t>
      </w:r>
      <w:bookmarkEnd w:id="23"/>
    </w:p>
    <w:p w14:paraId="0B62D2D6" w14:textId="77777777" w:rsidR="00701A1A" w:rsidRPr="00A058EA" w:rsidRDefault="00701A1A" w:rsidP="00101EF6">
      <w:pPr>
        <w:keepNext/>
        <w:jc w:val="both"/>
      </w:pPr>
      <w:r>
        <w:rPr>
          <w:noProof/>
          <w:lang w:eastAsia="uk-UA"/>
        </w:rPr>
        <w:drawing>
          <wp:inline distT="0" distB="0" distL="0" distR="0" wp14:anchorId="161FAD95" wp14:editId="5852EA6B">
            <wp:extent cx="5711825" cy="1187450"/>
            <wp:effectExtent l="0" t="0" r="3175" b="0"/>
            <wp:docPr id="43" name="Рисунок 43" descr="C:\Users\Petro\Desktop\images\st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etro\Desktop\images\start(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1825" cy="1187450"/>
                    </a:xfrm>
                    <a:prstGeom prst="rect">
                      <a:avLst/>
                    </a:prstGeom>
                    <a:noFill/>
                    <a:ln>
                      <a:noFill/>
                    </a:ln>
                  </pic:spPr>
                </pic:pic>
              </a:graphicData>
            </a:graphic>
          </wp:inline>
        </w:drawing>
      </w:r>
    </w:p>
    <w:p w14:paraId="693F2578" w14:textId="77777777" w:rsidR="00210167" w:rsidRDefault="00210167" w:rsidP="00DB28DF">
      <w:pPr>
        <w:ind w:firstLine="708"/>
        <w:jc w:val="both"/>
        <w:rPr>
          <w:b/>
          <w:i/>
        </w:rPr>
      </w:pPr>
    </w:p>
    <w:p w14:paraId="368D629B" w14:textId="77777777" w:rsidR="00210167" w:rsidRDefault="00210167" w:rsidP="00DB28DF">
      <w:pPr>
        <w:ind w:firstLine="708"/>
        <w:jc w:val="both"/>
        <w:rPr>
          <w:b/>
          <w:i/>
        </w:rPr>
      </w:pPr>
    </w:p>
    <w:p w14:paraId="690CB15E" w14:textId="77777777" w:rsidR="00210167" w:rsidRDefault="00210167" w:rsidP="00DB28DF">
      <w:pPr>
        <w:ind w:firstLine="708"/>
        <w:jc w:val="both"/>
        <w:rPr>
          <w:b/>
          <w:i/>
        </w:rPr>
      </w:pPr>
    </w:p>
    <w:p w14:paraId="26FD53EB" w14:textId="77777777" w:rsidR="00850784" w:rsidRDefault="00850784" w:rsidP="00831E70">
      <w:pPr>
        <w:pStyle w:val="2"/>
        <w:ind w:firstLine="0"/>
      </w:pPr>
    </w:p>
    <w:p w14:paraId="5F892002" w14:textId="77777777" w:rsidR="00DB28DF" w:rsidRDefault="00294D1D" w:rsidP="00831E70">
      <w:pPr>
        <w:pStyle w:val="2"/>
        <w:ind w:firstLine="0"/>
      </w:pPr>
      <w:bookmarkStart w:id="24" w:name="_Toc460972193"/>
      <w:r>
        <w:lastRenderedPageBreak/>
        <w:t>«</w:t>
      </w:r>
      <w:r w:rsidRPr="000E3742">
        <w:rPr>
          <w:rStyle w:val="20"/>
          <w:b/>
          <w:i/>
        </w:rPr>
        <w:t>Фініш</w:t>
      </w:r>
      <w:r>
        <w:t>»</w:t>
      </w:r>
      <w:bookmarkEnd w:id="24"/>
    </w:p>
    <w:p w14:paraId="2A9DCB10" w14:textId="77777777" w:rsidR="00831E70" w:rsidRPr="00831E70" w:rsidRDefault="00831E70" w:rsidP="00831E70">
      <w:pPr>
        <w:pStyle w:val="3"/>
      </w:pPr>
      <w:bookmarkStart w:id="25" w:name="_Toc460972194"/>
      <w:r>
        <w:t>Елементи управління</w:t>
      </w:r>
      <w:bookmarkEnd w:id="25"/>
    </w:p>
    <w:p w14:paraId="0283F298" w14:textId="77777777" w:rsidR="00DB28DF" w:rsidRDefault="00DA4FFC" w:rsidP="00B07596">
      <w:pPr>
        <w:jc w:val="both"/>
      </w:pPr>
      <w:r>
        <w:rPr>
          <w:noProof/>
          <w:lang w:eastAsia="uk-UA"/>
        </w:rPr>
        <w:drawing>
          <wp:inline distT="0" distB="0" distL="0" distR="0" wp14:anchorId="7FF7FB09" wp14:editId="6766853F">
            <wp:extent cx="6120765" cy="5179516"/>
            <wp:effectExtent l="0" t="0" r="0" b="2540"/>
            <wp:docPr id="14" name="Рисунок 14" descr="C:\Users\Petro\Desktop\images\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etro\Desktop\images\fi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765" cy="5179516"/>
                    </a:xfrm>
                    <a:prstGeom prst="rect">
                      <a:avLst/>
                    </a:prstGeom>
                    <a:noFill/>
                    <a:ln>
                      <a:noFill/>
                    </a:ln>
                  </pic:spPr>
                </pic:pic>
              </a:graphicData>
            </a:graphic>
          </wp:inline>
        </w:drawing>
      </w:r>
    </w:p>
    <w:p w14:paraId="1AFE532A" w14:textId="77777777" w:rsidR="00210167" w:rsidRPr="00210167" w:rsidRDefault="00294D1D" w:rsidP="00831E70">
      <w:pPr>
        <w:pStyle w:val="3"/>
      </w:pPr>
      <w:bookmarkStart w:id="26" w:name="_Toc460972195"/>
      <w:r>
        <w:t>І</w:t>
      </w:r>
      <w:r w:rsidR="00210167">
        <w:t>нформація на дисплеї</w:t>
      </w:r>
      <w:bookmarkEnd w:id="26"/>
    </w:p>
    <w:p w14:paraId="29C9309A" w14:textId="77777777" w:rsidR="00210167" w:rsidRPr="00D425C1" w:rsidRDefault="00701A1A" w:rsidP="00D425C1">
      <w:pPr>
        <w:jc w:val="center"/>
      </w:pPr>
      <w:r>
        <w:rPr>
          <w:noProof/>
          <w:lang w:eastAsia="uk-UA"/>
        </w:rPr>
        <w:drawing>
          <wp:inline distT="0" distB="0" distL="0" distR="0" wp14:anchorId="6312C130" wp14:editId="618A3F94">
            <wp:extent cx="5711825" cy="1899920"/>
            <wp:effectExtent l="0" t="0" r="3175" b="5080"/>
            <wp:docPr id="44" name="Рисунок 44" descr="C:\Users\Petro\Desktop\images\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etro\Desktop\images\finish.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1825" cy="1899920"/>
                    </a:xfrm>
                    <a:prstGeom prst="rect">
                      <a:avLst/>
                    </a:prstGeom>
                    <a:noFill/>
                    <a:ln>
                      <a:noFill/>
                    </a:ln>
                  </pic:spPr>
                </pic:pic>
              </a:graphicData>
            </a:graphic>
          </wp:inline>
        </w:drawing>
      </w:r>
    </w:p>
    <w:p w14:paraId="265A5339" w14:textId="77777777" w:rsidR="00850784" w:rsidRDefault="00850784" w:rsidP="00B07596">
      <w:pPr>
        <w:jc w:val="both"/>
        <w:rPr>
          <w:rStyle w:val="10"/>
        </w:rPr>
      </w:pPr>
    </w:p>
    <w:p w14:paraId="72376BEC" w14:textId="77777777" w:rsidR="00850784" w:rsidRDefault="00850784" w:rsidP="00B07596">
      <w:pPr>
        <w:jc w:val="both"/>
        <w:rPr>
          <w:rStyle w:val="10"/>
        </w:rPr>
      </w:pPr>
    </w:p>
    <w:p w14:paraId="5334421B" w14:textId="77777777" w:rsidR="004B6747" w:rsidRPr="000D4E84" w:rsidRDefault="00294D1D" w:rsidP="00B07596">
      <w:pPr>
        <w:jc w:val="both"/>
        <w:rPr>
          <w:b/>
        </w:rPr>
      </w:pPr>
      <w:bookmarkStart w:id="27" w:name="_Toc460972196"/>
      <w:r w:rsidRPr="000D4E84">
        <w:rPr>
          <w:rStyle w:val="10"/>
        </w:rPr>
        <w:lastRenderedPageBreak/>
        <w:t>Інструкція по використанню</w:t>
      </w:r>
      <w:bookmarkEnd w:id="27"/>
      <w:r w:rsidRPr="000D4E84">
        <w:rPr>
          <w:b/>
        </w:rPr>
        <w:t xml:space="preserve"> </w:t>
      </w:r>
    </w:p>
    <w:p w14:paraId="16D8EBF0" w14:textId="77777777" w:rsidR="000E3742" w:rsidRDefault="000E3742" w:rsidP="00831E70">
      <w:pPr>
        <w:pStyle w:val="2"/>
        <w:ind w:firstLine="0"/>
      </w:pPr>
      <w:bookmarkStart w:id="28" w:name="_Toc460972197"/>
      <w:r>
        <w:t>«</w:t>
      </w:r>
      <w:r w:rsidRPr="000E3742">
        <w:t>Старт</w:t>
      </w:r>
      <w:r>
        <w:t>»</w:t>
      </w:r>
      <w:bookmarkEnd w:id="28"/>
    </w:p>
    <w:p w14:paraId="1AE01FC5" w14:textId="77777777" w:rsidR="00DA4FFC" w:rsidRPr="00831E70" w:rsidRDefault="00DA4FFC" w:rsidP="00831E70">
      <w:pPr>
        <w:pStyle w:val="3"/>
      </w:pPr>
      <w:bookmarkStart w:id="29" w:name="_Toc460972198"/>
      <w:r w:rsidRPr="00831E70">
        <w:t>Ініціалізація системи</w:t>
      </w:r>
      <w:bookmarkEnd w:id="29"/>
    </w:p>
    <w:p w14:paraId="232F8A48" w14:textId="77777777" w:rsidR="00DB28DF" w:rsidRDefault="00DB28DF" w:rsidP="00B07596">
      <w:pPr>
        <w:jc w:val="both"/>
      </w:pPr>
      <w:r>
        <w:t>Після запуску системи відбувається ініціалізація всіх її компонентів</w:t>
      </w:r>
      <w:r w:rsidR="00E42CF1">
        <w:t>.</w:t>
      </w:r>
    </w:p>
    <w:p w14:paraId="71D8AB18" w14:textId="77777777" w:rsidR="00DB28DF" w:rsidRDefault="00DB28DF" w:rsidP="00DB28DF">
      <w:pPr>
        <w:jc w:val="center"/>
      </w:pPr>
      <w:r>
        <w:rPr>
          <w:noProof/>
          <w:lang w:eastAsia="uk-UA"/>
        </w:rPr>
        <w:drawing>
          <wp:inline distT="0" distB="0" distL="0" distR="0" wp14:anchorId="0FB5F53F" wp14:editId="528E3B9E">
            <wp:extent cx="2814320" cy="724535"/>
            <wp:effectExtent l="0" t="0" r="5080" b="0"/>
            <wp:docPr id="2" name="Рисунок 2" descr="C:\Users\Petro\Desktop\images\Screensho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ro\Desktop\images\Screenshot_1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4320" cy="724535"/>
                    </a:xfrm>
                    <a:prstGeom prst="rect">
                      <a:avLst/>
                    </a:prstGeom>
                    <a:noFill/>
                    <a:ln>
                      <a:noFill/>
                    </a:ln>
                  </pic:spPr>
                </pic:pic>
              </a:graphicData>
            </a:graphic>
          </wp:inline>
        </w:drawing>
      </w:r>
    </w:p>
    <w:p w14:paraId="2028A7BD" w14:textId="77777777" w:rsidR="00DB28DF" w:rsidRDefault="00DB28DF" w:rsidP="00DB28DF">
      <w:r>
        <w:t>Потім</w:t>
      </w:r>
      <w:r w:rsidR="00FD78A7">
        <w:t xml:space="preserve"> проводиться з’єднання із фініше</w:t>
      </w:r>
      <w:r>
        <w:t>м:</w:t>
      </w:r>
    </w:p>
    <w:p w14:paraId="52B7C66A" w14:textId="77777777" w:rsidR="00DB28DF" w:rsidRDefault="00DB28DF" w:rsidP="00DB28DF">
      <w:pPr>
        <w:jc w:val="center"/>
      </w:pPr>
      <w:r>
        <w:rPr>
          <w:noProof/>
          <w:lang w:eastAsia="uk-UA"/>
        </w:rPr>
        <w:drawing>
          <wp:inline distT="0" distB="0" distL="0" distR="0" wp14:anchorId="3591EC0C" wp14:editId="3A19656C">
            <wp:extent cx="2814320" cy="724535"/>
            <wp:effectExtent l="0" t="0" r="5080" b="0"/>
            <wp:docPr id="3" name="Рисунок 3" descr="C:\Users\Petro\Desktop\images\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ro\Desktop\images\Screenshot_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14320" cy="724535"/>
                    </a:xfrm>
                    <a:prstGeom prst="rect">
                      <a:avLst/>
                    </a:prstGeom>
                    <a:noFill/>
                    <a:ln>
                      <a:noFill/>
                    </a:ln>
                  </pic:spPr>
                </pic:pic>
              </a:graphicData>
            </a:graphic>
          </wp:inline>
        </w:drawing>
      </w:r>
    </w:p>
    <w:p w14:paraId="6F43B8A8" w14:textId="77777777" w:rsidR="00101EF6" w:rsidRDefault="00DB28DF" w:rsidP="00E42CF1">
      <w:r>
        <w:t>При успішному встановленні з’єднання у правому нижньому куті дисплея відобр</w:t>
      </w:r>
      <w:r w:rsidR="00E42CF1">
        <w:t>азиться відповідний індикатор :</w:t>
      </w:r>
    </w:p>
    <w:tbl>
      <w:tblPr>
        <w:tblStyle w:val="aa"/>
        <w:tblW w:w="0" w:type="auto"/>
        <w:tblLook w:val="04A0" w:firstRow="1" w:lastRow="0" w:firstColumn="1" w:lastColumn="0" w:noHBand="0" w:noVBand="1"/>
      </w:tblPr>
      <w:tblGrid>
        <w:gridCol w:w="3510"/>
        <w:gridCol w:w="6345"/>
      </w:tblGrid>
      <w:tr w:rsidR="00E42CF1" w14:paraId="793040BB" w14:textId="77777777" w:rsidTr="00E42CF1">
        <w:tc>
          <w:tcPr>
            <w:tcW w:w="3510" w:type="dxa"/>
          </w:tcPr>
          <w:p w14:paraId="140FF14E" w14:textId="77777777" w:rsidR="00E42CF1" w:rsidRDefault="00E42CF1" w:rsidP="00E42CF1">
            <w:pPr>
              <w:contextualSpacing/>
              <w:jc w:val="center"/>
            </w:pPr>
            <w:r>
              <w:rPr>
                <w:noProof/>
                <w:lang w:eastAsia="uk-UA"/>
              </w:rPr>
              <w:drawing>
                <wp:inline distT="0" distB="0" distL="0" distR="0" wp14:anchorId="7B54AAA3" wp14:editId="7A231736">
                  <wp:extent cx="819150" cy="1223010"/>
                  <wp:effectExtent l="0" t="0" r="0" b="0"/>
                  <wp:docPr id="6" name="Рисунок 6" descr="C:\Users\Petro\Desktop\images\Screensho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ro\Desktop\images\Screenshot_1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19150" cy="1223010"/>
                          </a:xfrm>
                          <a:prstGeom prst="rect">
                            <a:avLst/>
                          </a:prstGeom>
                          <a:noFill/>
                          <a:ln>
                            <a:noFill/>
                          </a:ln>
                        </pic:spPr>
                      </pic:pic>
                    </a:graphicData>
                  </a:graphic>
                </wp:inline>
              </w:drawing>
            </w:r>
          </w:p>
        </w:tc>
        <w:tc>
          <w:tcPr>
            <w:tcW w:w="6345" w:type="dxa"/>
          </w:tcPr>
          <w:p w14:paraId="42A902F2" w14:textId="77777777" w:rsidR="00E42CF1" w:rsidRDefault="00E42CF1" w:rsidP="00E42CF1">
            <w:pPr>
              <w:contextualSpacing/>
              <w:jc w:val="center"/>
            </w:pPr>
          </w:p>
          <w:p w14:paraId="68E2CDEF" w14:textId="77777777" w:rsidR="00E42CF1" w:rsidRDefault="00E42CF1" w:rsidP="00E42CF1">
            <w:pPr>
              <w:contextualSpacing/>
              <w:jc w:val="center"/>
            </w:pPr>
          </w:p>
          <w:p w14:paraId="600349BA" w14:textId="77777777" w:rsidR="00E42CF1" w:rsidRDefault="00E42CF1" w:rsidP="00E42CF1">
            <w:pPr>
              <w:contextualSpacing/>
              <w:jc w:val="center"/>
            </w:pPr>
            <w:r>
              <w:t>з’єднання не встановлено</w:t>
            </w:r>
          </w:p>
        </w:tc>
      </w:tr>
      <w:tr w:rsidR="00E42CF1" w14:paraId="58E74283" w14:textId="77777777" w:rsidTr="00E42CF1">
        <w:tc>
          <w:tcPr>
            <w:tcW w:w="3510" w:type="dxa"/>
          </w:tcPr>
          <w:p w14:paraId="4B302FCF" w14:textId="77777777" w:rsidR="00E42CF1" w:rsidRDefault="00E42CF1" w:rsidP="00E42CF1">
            <w:pPr>
              <w:contextualSpacing/>
              <w:jc w:val="center"/>
            </w:pPr>
            <w:r>
              <w:rPr>
                <w:noProof/>
                <w:lang w:eastAsia="uk-UA"/>
              </w:rPr>
              <w:drawing>
                <wp:inline distT="0" distB="0" distL="0" distR="0" wp14:anchorId="2F3E7751" wp14:editId="0A742C48">
                  <wp:extent cx="843280" cy="1223010"/>
                  <wp:effectExtent l="0" t="0" r="0" b="0"/>
                  <wp:docPr id="7" name="Рисунок 7" descr="C:\Users\Petro\Desktop\images\Screenshot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tro\Desktop\images\Screenshot_1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43280" cy="1223010"/>
                          </a:xfrm>
                          <a:prstGeom prst="rect">
                            <a:avLst/>
                          </a:prstGeom>
                          <a:noFill/>
                          <a:ln>
                            <a:noFill/>
                          </a:ln>
                        </pic:spPr>
                      </pic:pic>
                    </a:graphicData>
                  </a:graphic>
                </wp:inline>
              </w:drawing>
            </w:r>
          </w:p>
        </w:tc>
        <w:tc>
          <w:tcPr>
            <w:tcW w:w="6345" w:type="dxa"/>
          </w:tcPr>
          <w:p w14:paraId="12A6E501" w14:textId="77777777" w:rsidR="00E42CF1" w:rsidRDefault="00E42CF1" w:rsidP="00E42CF1">
            <w:pPr>
              <w:contextualSpacing/>
              <w:jc w:val="center"/>
            </w:pPr>
          </w:p>
          <w:p w14:paraId="27AC11CF" w14:textId="77777777" w:rsidR="00E42CF1" w:rsidRDefault="00E42CF1" w:rsidP="00E42CF1">
            <w:pPr>
              <w:contextualSpacing/>
              <w:jc w:val="center"/>
            </w:pPr>
          </w:p>
          <w:p w14:paraId="0F33FFC1" w14:textId="77777777" w:rsidR="00E42CF1" w:rsidRDefault="00E42CF1" w:rsidP="00E42CF1">
            <w:pPr>
              <w:contextualSpacing/>
              <w:jc w:val="center"/>
            </w:pPr>
            <w:r>
              <w:t>з’єднання встановлено</w:t>
            </w:r>
          </w:p>
        </w:tc>
      </w:tr>
    </w:tbl>
    <w:p w14:paraId="3AEF8CA8" w14:textId="77777777" w:rsidR="00E42CF1" w:rsidRDefault="00E42CF1" w:rsidP="00E42CF1">
      <w:pPr>
        <w:contextualSpacing/>
        <w:jc w:val="both"/>
      </w:pPr>
    </w:p>
    <w:p w14:paraId="12F3E68B" w14:textId="77777777" w:rsidR="00101EF6" w:rsidRDefault="00101EF6" w:rsidP="00101EF6">
      <w:pPr>
        <w:contextualSpacing/>
      </w:pPr>
      <w:r>
        <w:t>Після успішного встановлення з’єднання відбудеться синхронізація годинників старту та фінішу :</w:t>
      </w:r>
    </w:p>
    <w:p w14:paraId="31E03059" w14:textId="77777777" w:rsidR="00101EF6" w:rsidRDefault="00101EF6" w:rsidP="00101EF6">
      <w:pPr>
        <w:contextualSpacing/>
        <w:jc w:val="center"/>
      </w:pPr>
      <w:r>
        <w:rPr>
          <w:noProof/>
          <w:lang w:eastAsia="uk-UA"/>
        </w:rPr>
        <w:drawing>
          <wp:inline distT="0" distB="0" distL="0" distR="0" wp14:anchorId="25D36F12" wp14:editId="3B58BFC2">
            <wp:extent cx="2814320" cy="700405"/>
            <wp:effectExtent l="0" t="0" r="5080" b="4445"/>
            <wp:docPr id="8" name="Рисунок 8" descr="C:\Users\Petro\Desktop\images\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tro\Desktop\images\Screenshot_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4320" cy="700405"/>
                    </a:xfrm>
                    <a:prstGeom prst="rect">
                      <a:avLst/>
                    </a:prstGeom>
                    <a:noFill/>
                    <a:ln>
                      <a:noFill/>
                    </a:ln>
                  </pic:spPr>
                </pic:pic>
              </a:graphicData>
            </a:graphic>
          </wp:inline>
        </w:drawing>
      </w:r>
    </w:p>
    <w:p w14:paraId="00AB959C" w14:textId="77777777" w:rsidR="00101EF6" w:rsidRDefault="00101EF6" w:rsidP="00101EF6">
      <w:pPr>
        <w:contextualSpacing/>
      </w:pPr>
      <w:r>
        <w:t>Про успішну синхронізацію система повідомить :</w:t>
      </w:r>
    </w:p>
    <w:p w14:paraId="51973BE4" w14:textId="77777777" w:rsidR="00101EF6" w:rsidRDefault="00101EF6" w:rsidP="00101EF6">
      <w:pPr>
        <w:contextualSpacing/>
        <w:jc w:val="center"/>
      </w:pPr>
      <w:r>
        <w:rPr>
          <w:noProof/>
          <w:lang w:eastAsia="uk-UA"/>
        </w:rPr>
        <w:drawing>
          <wp:inline distT="0" distB="0" distL="0" distR="0" wp14:anchorId="56C1547C" wp14:editId="51D2FF2C">
            <wp:extent cx="2814320" cy="712470"/>
            <wp:effectExtent l="0" t="0" r="5080" b="0"/>
            <wp:docPr id="9" name="Рисунок 9" descr="C:\Users\Petro\Desktop\images\Screensho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o\Desktop\images\Screenshot_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4320" cy="712470"/>
                    </a:xfrm>
                    <a:prstGeom prst="rect">
                      <a:avLst/>
                    </a:prstGeom>
                    <a:noFill/>
                    <a:ln>
                      <a:noFill/>
                    </a:ln>
                  </pic:spPr>
                </pic:pic>
              </a:graphicData>
            </a:graphic>
          </wp:inline>
        </w:drawing>
      </w:r>
    </w:p>
    <w:p w14:paraId="31E178D7" w14:textId="77777777" w:rsidR="00101EF6" w:rsidRDefault="00101EF6" w:rsidP="00101EF6">
      <w:pPr>
        <w:contextualSpacing/>
      </w:pPr>
      <w:r>
        <w:lastRenderedPageBreak/>
        <w:t xml:space="preserve">Якщо фініш </w:t>
      </w:r>
      <w:proofErr w:type="spellStart"/>
      <w:r>
        <w:t>ініціалізувався</w:t>
      </w:r>
      <w:proofErr w:type="spellEnd"/>
      <w:r>
        <w:t xml:space="preserve"> успішно, і не виникло ніяких помилок, то буде виведено повідомлення що система готова до роботи:</w:t>
      </w:r>
    </w:p>
    <w:p w14:paraId="31E59B56" w14:textId="77777777" w:rsidR="00101EF6" w:rsidRDefault="00101EF6" w:rsidP="00101EF6">
      <w:pPr>
        <w:contextualSpacing/>
        <w:jc w:val="center"/>
      </w:pPr>
      <w:r>
        <w:rPr>
          <w:noProof/>
          <w:lang w:eastAsia="uk-UA"/>
        </w:rPr>
        <w:drawing>
          <wp:inline distT="0" distB="0" distL="0" distR="0" wp14:anchorId="26942AEE" wp14:editId="1D3FAE2D">
            <wp:extent cx="2814320" cy="712470"/>
            <wp:effectExtent l="0" t="0" r="5080" b="0"/>
            <wp:docPr id="10" name="Рисунок 10" descr="C:\Users\Petro\Desktop\images\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tro\Desktop\images\Screenshot_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4320" cy="712470"/>
                    </a:xfrm>
                    <a:prstGeom prst="rect">
                      <a:avLst/>
                    </a:prstGeom>
                    <a:noFill/>
                    <a:ln>
                      <a:noFill/>
                    </a:ln>
                  </pic:spPr>
                </pic:pic>
              </a:graphicData>
            </a:graphic>
          </wp:inline>
        </w:drawing>
      </w:r>
    </w:p>
    <w:p w14:paraId="5084F3CE" w14:textId="77777777" w:rsidR="00101EF6" w:rsidRDefault="00101EF6" w:rsidP="00101EF6">
      <w:pPr>
        <w:contextualSpacing/>
      </w:pPr>
      <w:r>
        <w:t>В протилежному випадку</w:t>
      </w:r>
      <w:r w:rsidR="00DA4FFC">
        <w:t xml:space="preserve"> система повідомить що фініш не готовий до роботи :</w:t>
      </w:r>
    </w:p>
    <w:p w14:paraId="1789FD35" w14:textId="77777777" w:rsidR="00DA4FFC" w:rsidRDefault="00DA4FFC" w:rsidP="00DA4FFC">
      <w:pPr>
        <w:contextualSpacing/>
        <w:jc w:val="center"/>
        <w:rPr>
          <w:lang w:val="en-US"/>
        </w:rPr>
      </w:pPr>
      <w:r>
        <w:rPr>
          <w:noProof/>
          <w:lang w:eastAsia="uk-UA"/>
        </w:rPr>
        <w:drawing>
          <wp:inline distT="0" distB="0" distL="0" distR="0" wp14:anchorId="2F09B34A" wp14:editId="222FE78A">
            <wp:extent cx="2814320" cy="712470"/>
            <wp:effectExtent l="0" t="0" r="5080" b="0"/>
            <wp:docPr id="11" name="Рисунок 11" descr="C:\Users\Petro\Desktop\images\Screenshot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etro\Desktop\images\Screenshot_1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4320" cy="712470"/>
                    </a:xfrm>
                    <a:prstGeom prst="rect">
                      <a:avLst/>
                    </a:prstGeom>
                    <a:noFill/>
                    <a:ln>
                      <a:noFill/>
                    </a:ln>
                  </pic:spPr>
                </pic:pic>
              </a:graphicData>
            </a:graphic>
          </wp:inline>
        </w:drawing>
      </w:r>
    </w:p>
    <w:p w14:paraId="23C385CA" w14:textId="77777777" w:rsidR="00DA4FFC" w:rsidRDefault="00DA4FFC" w:rsidP="00831E70">
      <w:pPr>
        <w:pStyle w:val="3"/>
      </w:pPr>
      <w:bookmarkStart w:id="30" w:name="_Toc460972199"/>
      <w:r>
        <w:t>Старт</w:t>
      </w:r>
      <w:r w:rsidR="00294D1D">
        <w:t xml:space="preserve"> </w:t>
      </w:r>
      <w:r>
        <w:t xml:space="preserve"> лижника</w:t>
      </w:r>
      <w:bookmarkEnd w:id="30"/>
    </w:p>
    <w:p w14:paraId="1EF05E51" w14:textId="77777777" w:rsidR="00DA4FFC" w:rsidRDefault="00DA4FFC" w:rsidP="00DA4FFC">
      <w:pPr>
        <w:contextualSpacing/>
      </w:pPr>
      <w:r>
        <w:t xml:space="preserve">При старті лижника (відкриванні стартових воріт) </w:t>
      </w:r>
      <w:r w:rsidR="00153AFA">
        <w:t>на дисплей виведеться відповідне повідомлення та додаткова службова інформація</w:t>
      </w:r>
    </w:p>
    <w:p w14:paraId="065F0B4B" w14:textId="77777777" w:rsidR="00153AFA" w:rsidRDefault="00153AFA" w:rsidP="00153AFA">
      <w:pPr>
        <w:contextualSpacing/>
        <w:jc w:val="center"/>
      </w:pPr>
      <w:r>
        <w:rPr>
          <w:noProof/>
          <w:lang w:eastAsia="uk-UA"/>
        </w:rPr>
        <w:drawing>
          <wp:inline distT="0" distB="0" distL="0" distR="0" wp14:anchorId="22D261D1" wp14:editId="7BFF49BE">
            <wp:extent cx="2814320" cy="712470"/>
            <wp:effectExtent l="0" t="0" r="5080" b="0"/>
            <wp:docPr id="15" name="Рисунок 15" descr="C:\Users\Petro\Desktop\images\Screenshot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tro\Desktop\images\Screenshot_1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4320" cy="712470"/>
                    </a:xfrm>
                    <a:prstGeom prst="rect">
                      <a:avLst/>
                    </a:prstGeom>
                    <a:noFill/>
                    <a:ln>
                      <a:noFill/>
                    </a:ln>
                  </pic:spPr>
                </pic:pic>
              </a:graphicData>
            </a:graphic>
          </wp:inline>
        </w:drawing>
      </w:r>
    </w:p>
    <w:p w14:paraId="0740E2C3" w14:textId="77777777" w:rsidR="00153AFA" w:rsidRDefault="00153AFA" w:rsidP="00153AFA">
      <w:pPr>
        <w:contextualSpacing/>
        <w:jc w:val="center"/>
      </w:pPr>
      <w:r>
        <w:rPr>
          <w:noProof/>
          <w:lang w:eastAsia="uk-UA"/>
        </w:rPr>
        <w:drawing>
          <wp:inline distT="0" distB="0" distL="0" distR="0" wp14:anchorId="0BBCEE6B" wp14:editId="6A134407">
            <wp:extent cx="2826385" cy="712470"/>
            <wp:effectExtent l="0" t="0" r="0" b="0"/>
            <wp:docPr id="16" name="Рисунок 16" descr="C:\Users\Petro\Desktop\images\Screenshot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ro\Desktop\images\Screenshot_1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26385" cy="712470"/>
                    </a:xfrm>
                    <a:prstGeom prst="rect">
                      <a:avLst/>
                    </a:prstGeom>
                    <a:noFill/>
                    <a:ln>
                      <a:noFill/>
                    </a:ln>
                  </pic:spPr>
                </pic:pic>
              </a:graphicData>
            </a:graphic>
          </wp:inline>
        </w:drawing>
      </w:r>
    </w:p>
    <w:p w14:paraId="5F481440" w14:textId="77777777" w:rsidR="00153AFA" w:rsidRDefault="00153AFA" w:rsidP="00153AFA">
      <w:pPr>
        <w:contextualSpacing/>
        <w:jc w:val="center"/>
      </w:pPr>
      <w:r>
        <w:rPr>
          <w:noProof/>
          <w:lang w:eastAsia="uk-UA"/>
        </w:rPr>
        <w:drawing>
          <wp:inline distT="0" distB="0" distL="0" distR="0" wp14:anchorId="0025B37D" wp14:editId="416367F3">
            <wp:extent cx="2838450" cy="735965"/>
            <wp:effectExtent l="0" t="0" r="0" b="6985"/>
            <wp:docPr id="17" name="Рисунок 17" descr="C:\Users\Petro\Desktop\images\Screenshot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etro\Desktop\images\Screenshot_1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8450" cy="735965"/>
                    </a:xfrm>
                    <a:prstGeom prst="rect">
                      <a:avLst/>
                    </a:prstGeom>
                    <a:noFill/>
                    <a:ln>
                      <a:noFill/>
                    </a:ln>
                  </pic:spPr>
                </pic:pic>
              </a:graphicData>
            </a:graphic>
          </wp:inline>
        </w:drawing>
      </w:r>
    </w:p>
    <w:p w14:paraId="6B3DCB0A" w14:textId="77777777" w:rsidR="00153AFA" w:rsidRDefault="00153AFA" w:rsidP="00153AFA">
      <w:pPr>
        <w:contextualSpacing/>
      </w:pPr>
      <w:r>
        <w:t>Коли на трасі буде більше 4 лижників система повідомить що фініш ще не прийняв лижників (фініш не готовий)</w:t>
      </w:r>
    </w:p>
    <w:p w14:paraId="3CA33F23" w14:textId="77777777" w:rsidR="00153AFA" w:rsidRDefault="00153AFA" w:rsidP="00153AFA">
      <w:pPr>
        <w:contextualSpacing/>
        <w:jc w:val="center"/>
      </w:pPr>
      <w:r>
        <w:rPr>
          <w:noProof/>
          <w:lang w:eastAsia="uk-UA"/>
        </w:rPr>
        <w:drawing>
          <wp:inline distT="0" distB="0" distL="0" distR="0" wp14:anchorId="1D97AF32" wp14:editId="5F28D1D3">
            <wp:extent cx="2802890" cy="700405"/>
            <wp:effectExtent l="0" t="0" r="0" b="4445"/>
            <wp:docPr id="19" name="Рисунок 19" descr="C:\Users\Petro\Desktop\images\Screenshot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etro\Desktop\images\Screenshot_1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2890" cy="700405"/>
                    </a:xfrm>
                    <a:prstGeom prst="rect">
                      <a:avLst/>
                    </a:prstGeom>
                    <a:noFill/>
                    <a:ln>
                      <a:noFill/>
                    </a:ln>
                  </pic:spPr>
                </pic:pic>
              </a:graphicData>
            </a:graphic>
          </wp:inline>
        </w:drawing>
      </w:r>
    </w:p>
    <w:p w14:paraId="5DB9E8F8" w14:textId="77777777" w:rsidR="00210167" w:rsidRDefault="00210167" w:rsidP="006677FB">
      <w:pPr>
        <w:jc w:val="both"/>
        <w:rPr>
          <w:b/>
          <w:i/>
        </w:rPr>
      </w:pPr>
    </w:p>
    <w:p w14:paraId="402B6855" w14:textId="77777777" w:rsidR="00210167" w:rsidRDefault="00210167">
      <w:pPr>
        <w:rPr>
          <w:b/>
          <w:i/>
        </w:rPr>
      </w:pPr>
    </w:p>
    <w:p w14:paraId="5C4E507B" w14:textId="77777777" w:rsidR="00210167" w:rsidRDefault="00210167">
      <w:pPr>
        <w:rPr>
          <w:b/>
          <w:i/>
        </w:rPr>
      </w:pPr>
    </w:p>
    <w:p w14:paraId="43726316" w14:textId="77777777" w:rsidR="00210167" w:rsidRDefault="00210167">
      <w:pPr>
        <w:rPr>
          <w:b/>
          <w:i/>
        </w:rPr>
      </w:pPr>
    </w:p>
    <w:p w14:paraId="16502C1F" w14:textId="77777777" w:rsidR="00210167" w:rsidRDefault="00210167">
      <w:pPr>
        <w:rPr>
          <w:b/>
          <w:i/>
        </w:rPr>
      </w:pPr>
    </w:p>
    <w:p w14:paraId="1CB94EAC" w14:textId="77777777" w:rsidR="00210167" w:rsidRDefault="00210167">
      <w:pPr>
        <w:rPr>
          <w:b/>
          <w:i/>
        </w:rPr>
      </w:pPr>
    </w:p>
    <w:p w14:paraId="0C0BD2D0" w14:textId="77777777" w:rsidR="00D9254D" w:rsidRDefault="00D9254D" w:rsidP="00831E70">
      <w:pPr>
        <w:pStyle w:val="2"/>
        <w:ind w:firstLine="0"/>
      </w:pPr>
    </w:p>
    <w:p w14:paraId="3CA31D20" w14:textId="77777777" w:rsidR="00294D1D" w:rsidRDefault="000E3742" w:rsidP="00831E70">
      <w:pPr>
        <w:pStyle w:val="2"/>
        <w:ind w:firstLine="0"/>
      </w:pPr>
      <w:bookmarkStart w:id="31" w:name="_Toc460972200"/>
      <w:r>
        <w:lastRenderedPageBreak/>
        <w:t>«</w:t>
      </w:r>
      <w:r w:rsidRPr="000E3742">
        <w:t>Фініш</w:t>
      </w:r>
      <w:r>
        <w:t>»</w:t>
      </w:r>
      <w:bookmarkEnd w:id="31"/>
    </w:p>
    <w:p w14:paraId="58A12ADE" w14:textId="77777777" w:rsidR="006677FB" w:rsidRDefault="006677FB" w:rsidP="00831E70">
      <w:pPr>
        <w:pStyle w:val="3"/>
      </w:pPr>
      <w:bookmarkStart w:id="32" w:name="_Toc460972201"/>
      <w:r>
        <w:t>Ініціалізація системи</w:t>
      </w:r>
      <w:bookmarkEnd w:id="32"/>
    </w:p>
    <w:p w14:paraId="39F6631C" w14:textId="77777777" w:rsidR="006677FB" w:rsidRDefault="006677FB" w:rsidP="006677FB">
      <w:pPr>
        <w:jc w:val="both"/>
      </w:pPr>
      <w:r>
        <w:t>Після запуску системи відбувається ініціалізація всіх її компонентів:</w:t>
      </w:r>
    </w:p>
    <w:p w14:paraId="3C45088E" w14:textId="77777777" w:rsidR="006677FB" w:rsidRDefault="008E0D79" w:rsidP="006677FB">
      <w:pPr>
        <w:jc w:val="center"/>
      </w:pPr>
      <w:r>
        <w:rPr>
          <w:noProof/>
          <w:lang w:eastAsia="uk-UA"/>
        </w:rPr>
        <w:drawing>
          <wp:inline distT="0" distB="0" distL="0" distR="0" wp14:anchorId="3C06827D" wp14:editId="60C8D265">
            <wp:extent cx="2838450" cy="735965"/>
            <wp:effectExtent l="0" t="0" r="0" b="6985"/>
            <wp:docPr id="36" name="Рисунок 36" descr="C:\Users\Petro\Desktop\images\Screenshot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etro\Desktop\images\Screenshot_2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38450" cy="735965"/>
                    </a:xfrm>
                    <a:prstGeom prst="rect">
                      <a:avLst/>
                    </a:prstGeom>
                    <a:noFill/>
                    <a:ln>
                      <a:noFill/>
                    </a:ln>
                  </pic:spPr>
                </pic:pic>
              </a:graphicData>
            </a:graphic>
          </wp:inline>
        </w:drawing>
      </w:r>
    </w:p>
    <w:p w14:paraId="3F661231" w14:textId="77777777" w:rsidR="00FE6338" w:rsidRDefault="00FE6338" w:rsidP="00FE6338">
      <w:r>
        <w:t>Помилки при ініціалізації:</w:t>
      </w:r>
    </w:p>
    <w:p w14:paraId="49D4BD23" w14:textId="77777777" w:rsidR="00FE6338" w:rsidRDefault="00FE6338" w:rsidP="00FE6338">
      <w:pPr>
        <w:ind w:firstLine="708"/>
      </w:pPr>
      <w:r>
        <w:t>1)неможливо синхронізуватися з зовнішнім годинником реального часу:</w:t>
      </w:r>
    </w:p>
    <w:p w14:paraId="0168D1AB" w14:textId="77777777" w:rsidR="00FE6338" w:rsidRDefault="00FE6338" w:rsidP="00FE6338">
      <w:pPr>
        <w:jc w:val="center"/>
      </w:pPr>
      <w:r>
        <w:rPr>
          <w:noProof/>
          <w:lang w:eastAsia="uk-UA"/>
        </w:rPr>
        <w:drawing>
          <wp:inline distT="0" distB="0" distL="0" distR="0" wp14:anchorId="133C567E" wp14:editId="0CCEE589">
            <wp:extent cx="2826385" cy="712470"/>
            <wp:effectExtent l="0" t="0" r="0" b="0"/>
            <wp:docPr id="31" name="Рисунок 31" descr="C:\Users\Petro\Desktop\images\Screenshot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etro\Desktop\images\Screenshot_1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6385" cy="712470"/>
                    </a:xfrm>
                    <a:prstGeom prst="rect">
                      <a:avLst/>
                    </a:prstGeom>
                    <a:noFill/>
                    <a:ln>
                      <a:noFill/>
                    </a:ln>
                  </pic:spPr>
                </pic:pic>
              </a:graphicData>
            </a:graphic>
          </wp:inline>
        </w:drawing>
      </w:r>
    </w:p>
    <w:p w14:paraId="2D403A74" w14:textId="77777777" w:rsidR="00FE6338" w:rsidRDefault="00FE6338" w:rsidP="00FE6338">
      <w:r>
        <w:tab/>
        <w:t xml:space="preserve">2) немає </w:t>
      </w:r>
      <w:r>
        <w:rPr>
          <w:lang w:val="en-US"/>
        </w:rPr>
        <w:t xml:space="preserve">SD </w:t>
      </w:r>
      <w:r>
        <w:t>картки</w:t>
      </w:r>
    </w:p>
    <w:p w14:paraId="140F49DD" w14:textId="77777777" w:rsidR="00FE6338" w:rsidRPr="00FE6338" w:rsidRDefault="00FE6338" w:rsidP="00FE6338">
      <w:pPr>
        <w:jc w:val="center"/>
      </w:pPr>
      <w:r>
        <w:rPr>
          <w:noProof/>
          <w:lang w:eastAsia="uk-UA"/>
        </w:rPr>
        <w:drawing>
          <wp:inline distT="0" distB="0" distL="0" distR="0" wp14:anchorId="7848705D" wp14:editId="0E0B9773">
            <wp:extent cx="2814320" cy="712470"/>
            <wp:effectExtent l="0" t="0" r="5080" b="0"/>
            <wp:docPr id="32" name="Рисунок 32" descr="C:\Users\Petro\Desktop\images\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etro\Desktop\images\Screenshot_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14320" cy="712470"/>
                    </a:xfrm>
                    <a:prstGeom prst="rect">
                      <a:avLst/>
                    </a:prstGeom>
                    <a:noFill/>
                    <a:ln>
                      <a:noFill/>
                    </a:ln>
                  </pic:spPr>
                </pic:pic>
              </a:graphicData>
            </a:graphic>
          </wp:inline>
        </w:drawing>
      </w:r>
    </w:p>
    <w:p w14:paraId="29915A79" w14:textId="77777777" w:rsidR="00FE6338" w:rsidRDefault="00FE6338" w:rsidP="00FE6338">
      <w:pPr>
        <w:jc w:val="center"/>
      </w:pPr>
    </w:p>
    <w:p w14:paraId="4848921C" w14:textId="77777777" w:rsidR="006677FB" w:rsidRDefault="006677FB" w:rsidP="006677FB">
      <w:r>
        <w:t xml:space="preserve">Потім проводиться з’єднання із </w:t>
      </w:r>
      <w:r w:rsidR="008E0D79">
        <w:t>стартом</w:t>
      </w:r>
      <w:r>
        <w:t>:</w:t>
      </w:r>
    </w:p>
    <w:p w14:paraId="231A1C92" w14:textId="77777777" w:rsidR="006677FB" w:rsidRDefault="008E0D79" w:rsidP="006677FB">
      <w:pPr>
        <w:jc w:val="center"/>
      </w:pPr>
      <w:r>
        <w:rPr>
          <w:noProof/>
          <w:lang w:eastAsia="uk-UA"/>
        </w:rPr>
        <w:drawing>
          <wp:inline distT="0" distB="0" distL="0" distR="0" wp14:anchorId="6DBDCD66" wp14:editId="257DABDB">
            <wp:extent cx="2826385" cy="700405"/>
            <wp:effectExtent l="0" t="0" r="0" b="4445"/>
            <wp:docPr id="34" name="Рисунок 34" descr="C:\Users\Petro\Desktop\images\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etro\Desktop\images\Screenshot_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26385" cy="700405"/>
                    </a:xfrm>
                    <a:prstGeom prst="rect">
                      <a:avLst/>
                    </a:prstGeom>
                    <a:noFill/>
                    <a:ln>
                      <a:noFill/>
                    </a:ln>
                  </pic:spPr>
                </pic:pic>
              </a:graphicData>
            </a:graphic>
          </wp:inline>
        </w:drawing>
      </w:r>
    </w:p>
    <w:p w14:paraId="3BC6C77C" w14:textId="77777777" w:rsidR="00FD78A7" w:rsidRDefault="00FD78A7" w:rsidP="00FD78A7">
      <w:pPr>
        <w:contextualSpacing/>
        <w:jc w:val="both"/>
      </w:pPr>
    </w:p>
    <w:p w14:paraId="53DFAD99" w14:textId="77777777" w:rsidR="00FD78A7" w:rsidRDefault="00FD78A7" w:rsidP="00FD78A7">
      <w:pPr>
        <w:contextualSpacing/>
        <w:jc w:val="both"/>
      </w:pPr>
    </w:p>
    <w:p w14:paraId="4713A059" w14:textId="77777777" w:rsidR="00FD78A7" w:rsidRDefault="00FD78A7" w:rsidP="00FD78A7">
      <w:pPr>
        <w:contextualSpacing/>
        <w:jc w:val="both"/>
      </w:pPr>
    </w:p>
    <w:p w14:paraId="56FB4109" w14:textId="77777777" w:rsidR="00FD78A7" w:rsidRDefault="00FD78A7" w:rsidP="00FD78A7">
      <w:pPr>
        <w:contextualSpacing/>
        <w:jc w:val="both"/>
      </w:pPr>
    </w:p>
    <w:p w14:paraId="7FFAD3C7" w14:textId="77777777" w:rsidR="00FD78A7" w:rsidRDefault="00FD78A7" w:rsidP="00FD78A7">
      <w:pPr>
        <w:contextualSpacing/>
        <w:jc w:val="both"/>
      </w:pPr>
    </w:p>
    <w:p w14:paraId="549B6D81" w14:textId="77777777" w:rsidR="00FD78A7" w:rsidRDefault="00FD78A7" w:rsidP="00FD78A7">
      <w:pPr>
        <w:contextualSpacing/>
        <w:jc w:val="both"/>
      </w:pPr>
    </w:p>
    <w:p w14:paraId="69C4E393" w14:textId="77777777" w:rsidR="00FD78A7" w:rsidRDefault="00FD78A7" w:rsidP="00FD78A7">
      <w:pPr>
        <w:contextualSpacing/>
        <w:jc w:val="both"/>
      </w:pPr>
    </w:p>
    <w:p w14:paraId="415B65F4" w14:textId="77777777" w:rsidR="00FD78A7" w:rsidRDefault="00FD78A7" w:rsidP="00FD78A7">
      <w:pPr>
        <w:contextualSpacing/>
        <w:jc w:val="both"/>
      </w:pPr>
    </w:p>
    <w:p w14:paraId="6A631C87" w14:textId="77777777" w:rsidR="00FD78A7" w:rsidRDefault="00FD78A7" w:rsidP="00FD78A7">
      <w:pPr>
        <w:contextualSpacing/>
        <w:jc w:val="both"/>
      </w:pPr>
    </w:p>
    <w:p w14:paraId="774A4D8B" w14:textId="77777777" w:rsidR="00FD78A7" w:rsidRDefault="00FD78A7" w:rsidP="00FD78A7">
      <w:pPr>
        <w:contextualSpacing/>
        <w:jc w:val="both"/>
      </w:pPr>
    </w:p>
    <w:p w14:paraId="788DB9EA" w14:textId="77777777" w:rsidR="00E42CF1" w:rsidRDefault="006677FB" w:rsidP="00FD78A7">
      <w:pPr>
        <w:contextualSpacing/>
        <w:jc w:val="both"/>
      </w:pPr>
      <w:r>
        <w:lastRenderedPageBreak/>
        <w:t>При успішному встановленні з’єднання у правому нижньому куті дисплея відоб</w:t>
      </w:r>
      <w:r w:rsidR="00E42CF1">
        <w:t>разиться відповідний індикатор .</w:t>
      </w:r>
    </w:p>
    <w:tbl>
      <w:tblPr>
        <w:tblStyle w:val="aa"/>
        <w:tblW w:w="0" w:type="auto"/>
        <w:tblInd w:w="710" w:type="dxa"/>
        <w:tblLook w:val="04A0" w:firstRow="1" w:lastRow="0" w:firstColumn="1" w:lastColumn="0" w:noHBand="0" w:noVBand="1"/>
      </w:tblPr>
      <w:tblGrid>
        <w:gridCol w:w="3084"/>
        <w:gridCol w:w="4581"/>
      </w:tblGrid>
      <w:tr w:rsidR="00E42CF1" w14:paraId="2D1E49D4" w14:textId="77777777" w:rsidTr="00E42CF1">
        <w:tc>
          <w:tcPr>
            <w:tcW w:w="3084" w:type="dxa"/>
          </w:tcPr>
          <w:p w14:paraId="70223FEA" w14:textId="77777777" w:rsidR="00E42CF1" w:rsidRDefault="00E42CF1" w:rsidP="00E42CF1">
            <w:pPr>
              <w:contextualSpacing/>
              <w:jc w:val="center"/>
            </w:pPr>
            <w:r>
              <w:rPr>
                <w:noProof/>
                <w:lang w:eastAsia="uk-UA"/>
              </w:rPr>
              <w:drawing>
                <wp:inline distT="0" distB="0" distL="0" distR="0" wp14:anchorId="6136B651" wp14:editId="0AFD1F64">
                  <wp:extent cx="819150" cy="1223010"/>
                  <wp:effectExtent l="0" t="0" r="0" b="0"/>
                  <wp:docPr id="22" name="Рисунок 22" descr="C:\Users\Petro\Desktop\images\Screensho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ro\Desktop\images\Screenshot_1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19150" cy="1223010"/>
                          </a:xfrm>
                          <a:prstGeom prst="rect">
                            <a:avLst/>
                          </a:prstGeom>
                          <a:noFill/>
                          <a:ln>
                            <a:noFill/>
                          </a:ln>
                        </pic:spPr>
                      </pic:pic>
                    </a:graphicData>
                  </a:graphic>
                </wp:inline>
              </w:drawing>
            </w:r>
          </w:p>
        </w:tc>
        <w:tc>
          <w:tcPr>
            <w:tcW w:w="4581" w:type="dxa"/>
          </w:tcPr>
          <w:p w14:paraId="6CFAE23A" w14:textId="77777777" w:rsidR="00E42CF1" w:rsidRDefault="00E42CF1" w:rsidP="00E42CF1">
            <w:pPr>
              <w:contextualSpacing/>
              <w:jc w:val="center"/>
            </w:pPr>
          </w:p>
          <w:p w14:paraId="6FC5AC66" w14:textId="77777777" w:rsidR="00E42CF1" w:rsidRDefault="00E42CF1" w:rsidP="00E42CF1">
            <w:pPr>
              <w:contextualSpacing/>
              <w:jc w:val="center"/>
            </w:pPr>
          </w:p>
          <w:p w14:paraId="0D73C376" w14:textId="77777777" w:rsidR="00E42CF1" w:rsidRDefault="00E42CF1" w:rsidP="00E42CF1">
            <w:pPr>
              <w:contextualSpacing/>
              <w:jc w:val="center"/>
            </w:pPr>
            <w:r>
              <w:t>з’єднання не встановлено</w:t>
            </w:r>
          </w:p>
        </w:tc>
      </w:tr>
      <w:tr w:rsidR="00E42CF1" w14:paraId="4C6B94C8" w14:textId="77777777" w:rsidTr="00E42CF1">
        <w:tc>
          <w:tcPr>
            <w:tcW w:w="3084" w:type="dxa"/>
          </w:tcPr>
          <w:p w14:paraId="7E031A2F" w14:textId="77777777" w:rsidR="00E42CF1" w:rsidRDefault="00E42CF1" w:rsidP="00E42CF1">
            <w:pPr>
              <w:contextualSpacing/>
              <w:jc w:val="center"/>
            </w:pPr>
            <w:r>
              <w:rPr>
                <w:noProof/>
                <w:lang w:eastAsia="uk-UA"/>
              </w:rPr>
              <w:drawing>
                <wp:inline distT="0" distB="0" distL="0" distR="0" wp14:anchorId="2BA9EA43" wp14:editId="308CE941">
                  <wp:extent cx="843280" cy="1223010"/>
                  <wp:effectExtent l="0" t="0" r="0" b="0"/>
                  <wp:docPr id="23" name="Рисунок 23" descr="C:\Users\Petro\Desktop\images\Screenshot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tro\Desktop\images\Screenshot_1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43280" cy="1223010"/>
                          </a:xfrm>
                          <a:prstGeom prst="rect">
                            <a:avLst/>
                          </a:prstGeom>
                          <a:noFill/>
                          <a:ln>
                            <a:noFill/>
                          </a:ln>
                        </pic:spPr>
                      </pic:pic>
                    </a:graphicData>
                  </a:graphic>
                </wp:inline>
              </w:drawing>
            </w:r>
          </w:p>
        </w:tc>
        <w:tc>
          <w:tcPr>
            <w:tcW w:w="4581" w:type="dxa"/>
          </w:tcPr>
          <w:p w14:paraId="58108AEA" w14:textId="77777777" w:rsidR="00E42CF1" w:rsidRDefault="00E42CF1" w:rsidP="00E42CF1">
            <w:pPr>
              <w:contextualSpacing/>
              <w:jc w:val="center"/>
            </w:pPr>
          </w:p>
          <w:p w14:paraId="0DAE0701" w14:textId="77777777" w:rsidR="00E42CF1" w:rsidRDefault="00E42CF1" w:rsidP="00E42CF1">
            <w:pPr>
              <w:contextualSpacing/>
              <w:jc w:val="center"/>
            </w:pPr>
          </w:p>
          <w:p w14:paraId="684F7C97" w14:textId="77777777" w:rsidR="00E42CF1" w:rsidRDefault="00E42CF1" w:rsidP="00E42CF1">
            <w:pPr>
              <w:contextualSpacing/>
              <w:jc w:val="center"/>
            </w:pPr>
            <w:r>
              <w:t>з’єднання встановлено</w:t>
            </w:r>
          </w:p>
        </w:tc>
      </w:tr>
      <w:tr w:rsidR="00E42CF1" w14:paraId="7DE78233" w14:textId="77777777" w:rsidTr="00E42CF1">
        <w:tc>
          <w:tcPr>
            <w:tcW w:w="3084" w:type="dxa"/>
          </w:tcPr>
          <w:p w14:paraId="56379406" w14:textId="77777777" w:rsidR="00E42CF1" w:rsidRDefault="00E42CF1" w:rsidP="00E42CF1">
            <w:pPr>
              <w:contextualSpacing/>
              <w:jc w:val="center"/>
            </w:pPr>
            <w:r>
              <w:rPr>
                <w:noProof/>
                <w:lang w:eastAsia="uk-UA"/>
              </w:rPr>
              <w:drawing>
                <wp:inline distT="0" distB="0" distL="0" distR="0" wp14:anchorId="28DD1F15" wp14:editId="45FE3282">
                  <wp:extent cx="831215" cy="1223010"/>
                  <wp:effectExtent l="0" t="0" r="6985" b="0"/>
                  <wp:docPr id="46" name="Рисунок 46" descr="C:\Users\Petro\Desktop\images\Screenshot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etro\Desktop\images\Screenshot_27.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31215" cy="1223010"/>
                          </a:xfrm>
                          <a:prstGeom prst="rect">
                            <a:avLst/>
                          </a:prstGeom>
                          <a:noFill/>
                          <a:ln>
                            <a:noFill/>
                          </a:ln>
                        </pic:spPr>
                      </pic:pic>
                    </a:graphicData>
                  </a:graphic>
                </wp:inline>
              </w:drawing>
            </w:r>
          </w:p>
        </w:tc>
        <w:tc>
          <w:tcPr>
            <w:tcW w:w="4581" w:type="dxa"/>
          </w:tcPr>
          <w:p w14:paraId="2D367C14" w14:textId="77777777" w:rsidR="00E42CF1" w:rsidRDefault="00E42CF1" w:rsidP="00E42CF1">
            <w:pPr>
              <w:contextualSpacing/>
              <w:jc w:val="center"/>
            </w:pPr>
          </w:p>
          <w:p w14:paraId="1E42D333" w14:textId="77777777" w:rsidR="00E42CF1" w:rsidRDefault="00E42CF1" w:rsidP="00E42CF1">
            <w:pPr>
              <w:contextualSpacing/>
              <w:jc w:val="center"/>
            </w:pPr>
          </w:p>
          <w:p w14:paraId="04AD0D65" w14:textId="77777777" w:rsidR="00E42CF1" w:rsidRPr="00E42CF1" w:rsidRDefault="00E42CF1" w:rsidP="00E42CF1">
            <w:pPr>
              <w:contextualSpacing/>
              <w:jc w:val="center"/>
            </w:pPr>
            <w:r>
              <w:t xml:space="preserve">немає </w:t>
            </w:r>
            <w:r>
              <w:rPr>
                <w:lang w:val="en-US"/>
              </w:rPr>
              <w:t>SD</w:t>
            </w:r>
            <w:r>
              <w:t xml:space="preserve"> карточки</w:t>
            </w:r>
          </w:p>
        </w:tc>
      </w:tr>
      <w:tr w:rsidR="00E42CF1" w14:paraId="4A4A2D47" w14:textId="77777777" w:rsidTr="00E42CF1">
        <w:tc>
          <w:tcPr>
            <w:tcW w:w="3084" w:type="dxa"/>
          </w:tcPr>
          <w:p w14:paraId="357AECAB" w14:textId="77777777" w:rsidR="00E42CF1" w:rsidRDefault="00E42CF1" w:rsidP="00E42CF1">
            <w:pPr>
              <w:contextualSpacing/>
              <w:jc w:val="center"/>
            </w:pPr>
            <w:r>
              <w:rPr>
                <w:noProof/>
                <w:lang w:eastAsia="uk-UA"/>
              </w:rPr>
              <w:drawing>
                <wp:inline distT="0" distB="0" distL="0" distR="0" wp14:anchorId="43E482D0" wp14:editId="307B3A62">
                  <wp:extent cx="843280" cy="1211580"/>
                  <wp:effectExtent l="0" t="0" r="0" b="7620"/>
                  <wp:docPr id="47" name="Рисунок 47" descr="C:\Users\Petro\Desktop\images\Screenshot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etro\Desktop\images\Screenshot_2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43280" cy="1211580"/>
                          </a:xfrm>
                          <a:prstGeom prst="rect">
                            <a:avLst/>
                          </a:prstGeom>
                          <a:noFill/>
                          <a:ln>
                            <a:noFill/>
                          </a:ln>
                        </pic:spPr>
                      </pic:pic>
                    </a:graphicData>
                  </a:graphic>
                </wp:inline>
              </w:drawing>
            </w:r>
          </w:p>
        </w:tc>
        <w:tc>
          <w:tcPr>
            <w:tcW w:w="4581" w:type="dxa"/>
          </w:tcPr>
          <w:p w14:paraId="47D625A0" w14:textId="77777777" w:rsidR="00E42CF1" w:rsidRDefault="00E42CF1" w:rsidP="00E42CF1">
            <w:pPr>
              <w:contextualSpacing/>
              <w:jc w:val="center"/>
            </w:pPr>
          </w:p>
          <w:p w14:paraId="7D6E4C3B" w14:textId="77777777" w:rsidR="00E42CF1" w:rsidRDefault="00E42CF1" w:rsidP="00E42CF1">
            <w:pPr>
              <w:contextualSpacing/>
              <w:jc w:val="center"/>
            </w:pPr>
          </w:p>
          <w:p w14:paraId="0B6F5CDC" w14:textId="77777777" w:rsidR="00E42CF1" w:rsidRPr="00E42CF1" w:rsidRDefault="00E42CF1" w:rsidP="00E42CF1">
            <w:pPr>
              <w:contextualSpacing/>
              <w:jc w:val="center"/>
            </w:pPr>
            <w:r>
              <w:rPr>
                <w:lang w:val="en-US"/>
              </w:rPr>
              <w:t>SD</w:t>
            </w:r>
            <w:r>
              <w:t xml:space="preserve"> карточна підключена</w:t>
            </w:r>
          </w:p>
        </w:tc>
      </w:tr>
    </w:tbl>
    <w:p w14:paraId="1AB7CFF7" w14:textId="77777777" w:rsidR="00E42CF1" w:rsidRDefault="00E42CF1" w:rsidP="006677FB">
      <w:pPr>
        <w:ind w:left="710" w:firstLine="708"/>
        <w:contextualSpacing/>
        <w:jc w:val="both"/>
      </w:pPr>
    </w:p>
    <w:p w14:paraId="18B20209" w14:textId="77777777" w:rsidR="006677FB" w:rsidRDefault="006677FB" w:rsidP="006677FB">
      <w:pPr>
        <w:contextualSpacing/>
      </w:pPr>
      <w:r>
        <w:t>Після успішного встановлення з’єднання відбудеться синхронізація годинників старту та фінішу :</w:t>
      </w:r>
    </w:p>
    <w:p w14:paraId="0004DBCE" w14:textId="77777777" w:rsidR="006677FB" w:rsidRDefault="008E0D79" w:rsidP="006677FB">
      <w:pPr>
        <w:contextualSpacing/>
        <w:jc w:val="center"/>
      </w:pPr>
      <w:r>
        <w:rPr>
          <w:noProof/>
          <w:lang w:eastAsia="uk-UA"/>
        </w:rPr>
        <w:drawing>
          <wp:inline distT="0" distB="0" distL="0" distR="0" wp14:anchorId="027B8CC2" wp14:editId="58D3A912">
            <wp:extent cx="2826385" cy="700405"/>
            <wp:effectExtent l="0" t="0" r="0" b="4445"/>
            <wp:docPr id="37" name="Рисунок 37" descr="C:\Users\Petro\Desktop\images\Screenshot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etro\Desktop\images\Screenshot_2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26385" cy="700405"/>
                    </a:xfrm>
                    <a:prstGeom prst="rect">
                      <a:avLst/>
                    </a:prstGeom>
                    <a:noFill/>
                    <a:ln>
                      <a:noFill/>
                    </a:ln>
                  </pic:spPr>
                </pic:pic>
              </a:graphicData>
            </a:graphic>
          </wp:inline>
        </w:drawing>
      </w:r>
    </w:p>
    <w:p w14:paraId="55711AB8" w14:textId="77777777" w:rsidR="006677FB" w:rsidRDefault="006677FB" w:rsidP="006677FB">
      <w:pPr>
        <w:contextualSpacing/>
      </w:pPr>
      <w:r>
        <w:t>Про успішну синхронізацію система повідомить :</w:t>
      </w:r>
    </w:p>
    <w:p w14:paraId="6F1AD71D" w14:textId="77777777" w:rsidR="006677FB" w:rsidRDefault="008E0D79" w:rsidP="006677FB">
      <w:pPr>
        <w:contextualSpacing/>
        <w:jc w:val="center"/>
      </w:pPr>
      <w:r>
        <w:rPr>
          <w:noProof/>
          <w:lang w:eastAsia="uk-UA"/>
        </w:rPr>
        <w:drawing>
          <wp:inline distT="0" distB="0" distL="0" distR="0" wp14:anchorId="4B09F307" wp14:editId="57BD3C11">
            <wp:extent cx="2826385" cy="712470"/>
            <wp:effectExtent l="0" t="0" r="0" b="0"/>
            <wp:docPr id="38" name="Рисунок 38" descr="C:\Users\Petro\Desktop\images\Screenshot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etro\Desktop\images\Screenshot_2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26385" cy="712470"/>
                    </a:xfrm>
                    <a:prstGeom prst="rect">
                      <a:avLst/>
                    </a:prstGeom>
                    <a:noFill/>
                    <a:ln>
                      <a:noFill/>
                    </a:ln>
                  </pic:spPr>
                </pic:pic>
              </a:graphicData>
            </a:graphic>
          </wp:inline>
        </w:drawing>
      </w:r>
    </w:p>
    <w:p w14:paraId="73BB6C2B" w14:textId="77777777" w:rsidR="006677FB" w:rsidRDefault="006677FB" w:rsidP="006677FB">
      <w:pPr>
        <w:contextualSpacing/>
      </w:pPr>
      <w:r>
        <w:t xml:space="preserve">Якщо фініш </w:t>
      </w:r>
      <w:proofErr w:type="spellStart"/>
      <w:r>
        <w:t>ініціалізувався</w:t>
      </w:r>
      <w:proofErr w:type="spellEnd"/>
      <w:r>
        <w:t xml:space="preserve"> успішно, і не виникло ніяких помилок, то буде виведено повідомлення що система готова до роботи:</w:t>
      </w:r>
    </w:p>
    <w:p w14:paraId="7831988A" w14:textId="77777777" w:rsidR="00711E77" w:rsidRPr="00FD78A7" w:rsidRDefault="008E0D79" w:rsidP="00FD78A7">
      <w:pPr>
        <w:contextualSpacing/>
        <w:jc w:val="center"/>
      </w:pPr>
      <w:r>
        <w:rPr>
          <w:noProof/>
          <w:lang w:eastAsia="uk-UA"/>
        </w:rPr>
        <w:drawing>
          <wp:inline distT="0" distB="0" distL="0" distR="0" wp14:anchorId="11B640EE" wp14:editId="17E59B64">
            <wp:extent cx="2814320" cy="700405"/>
            <wp:effectExtent l="0" t="0" r="5080" b="4445"/>
            <wp:docPr id="39" name="Рисунок 39" descr="C:\Users\Petro\Desktop\images\Screenshot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etro\Desktop\images\Screenshot_9.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14320" cy="700405"/>
                    </a:xfrm>
                    <a:prstGeom prst="rect">
                      <a:avLst/>
                    </a:prstGeom>
                    <a:noFill/>
                    <a:ln>
                      <a:noFill/>
                    </a:ln>
                  </pic:spPr>
                </pic:pic>
              </a:graphicData>
            </a:graphic>
          </wp:inline>
        </w:drawing>
      </w:r>
    </w:p>
    <w:p w14:paraId="21B5EE21" w14:textId="77777777" w:rsidR="006677FB" w:rsidRDefault="008E0D79" w:rsidP="00831E70">
      <w:pPr>
        <w:pStyle w:val="3"/>
      </w:pPr>
      <w:bookmarkStart w:id="33" w:name="_Toc460972202"/>
      <w:r>
        <w:lastRenderedPageBreak/>
        <w:t xml:space="preserve">Фінішування </w:t>
      </w:r>
      <w:r w:rsidR="006677FB">
        <w:t xml:space="preserve"> лижника</w:t>
      </w:r>
      <w:bookmarkEnd w:id="33"/>
    </w:p>
    <w:p w14:paraId="5B7D358A" w14:textId="77777777" w:rsidR="006677FB" w:rsidRDefault="006677FB" w:rsidP="006677FB">
      <w:pPr>
        <w:contextualSpacing/>
      </w:pPr>
      <w:r>
        <w:t xml:space="preserve">При </w:t>
      </w:r>
      <w:r w:rsidR="008E0D79">
        <w:t>фініші</w:t>
      </w:r>
      <w:r>
        <w:t xml:space="preserve"> лижника (</w:t>
      </w:r>
      <w:r w:rsidR="008E0D79">
        <w:t>пересікання фінішної прямої</w:t>
      </w:r>
      <w:r>
        <w:t>) на дисплей виведеться відповідне повідомлення та додаткова службова інформація</w:t>
      </w:r>
    </w:p>
    <w:p w14:paraId="6D7BC8E5" w14:textId="77777777" w:rsidR="006677FB" w:rsidRDefault="008E0D79" w:rsidP="006677FB">
      <w:pPr>
        <w:contextualSpacing/>
        <w:jc w:val="center"/>
      </w:pPr>
      <w:r>
        <w:rPr>
          <w:noProof/>
          <w:lang w:eastAsia="uk-UA"/>
        </w:rPr>
        <w:drawing>
          <wp:inline distT="0" distB="0" distL="0" distR="0" wp14:anchorId="5E871641" wp14:editId="7F6DAE06">
            <wp:extent cx="2814320" cy="735965"/>
            <wp:effectExtent l="0" t="0" r="5080" b="6985"/>
            <wp:docPr id="40" name="Рисунок 40" descr="C:\Users\Petro\Desktop\images\Screenshot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etro\Desktop\images\Screenshot_2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14320" cy="735965"/>
                    </a:xfrm>
                    <a:prstGeom prst="rect">
                      <a:avLst/>
                    </a:prstGeom>
                    <a:noFill/>
                    <a:ln>
                      <a:noFill/>
                    </a:ln>
                  </pic:spPr>
                </pic:pic>
              </a:graphicData>
            </a:graphic>
          </wp:inline>
        </w:drawing>
      </w:r>
    </w:p>
    <w:p w14:paraId="40D6EA42" w14:textId="77777777" w:rsidR="006677FB" w:rsidRDefault="00701A1A" w:rsidP="006677FB">
      <w:pPr>
        <w:contextualSpacing/>
        <w:jc w:val="center"/>
      </w:pPr>
      <w:r>
        <w:rPr>
          <w:noProof/>
          <w:lang w:eastAsia="uk-UA"/>
        </w:rPr>
        <w:drawing>
          <wp:inline distT="0" distB="0" distL="0" distR="0" wp14:anchorId="2DBA2A65" wp14:editId="59F9353D">
            <wp:extent cx="2814320" cy="712470"/>
            <wp:effectExtent l="0" t="0" r="5080" b="0"/>
            <wp:docPr id="41" name="Рисунок 41" descr="C:\Users\Petro\Desktop\images\Screenshot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etro\Desktop\images\Screenshot_24.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14320" cy="712470"/>
                    </a:xfrm>
                    <a:prstGeom prst="rect">
                      <a:avLst/>
                    </a:prstGeom>
                    <a:noFill/>
                    <a:ln>
                      <a:noFill/>
                    </a:ln>
                  </pic:spPr>
                </pic:pic>
              </a:graphicData>
            </a:graphic>
          </wp:inline>
        </w:drawing>
      </w:r>
    </w:p>
    <w:p w14:paraId="0FE5C391" w14:textId="77777777" w:rsidR="006677FB" w:rsidRDefault="00701A1A" w:rsidP="006677FB">
      <w:pPr>
        <w:contextualSpacing/>
        <w:jc w:val="center"/>
      </w:pPr>
      <w:r>
        <w:rPr>
          <w:noProof/>
          <w:lang w:eastAsia="uk-UA"/>
        </w:rPr>
        <w:drawing>
          <wp:inline distT="0" distB="0" distL="0" distR="0" wp14:anchorId="487C491D" wp14:editId="630DC336">
            <wp:extent cx="2814320" cy="700405"/>
            <wp:effectExtent l="0" t="0" r="5080" b="4445"/>
            <wp:docPr id="42" name="Рисунок 42" descr="C:\Users\Petro\Desktop\images\Screenshot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etro\Desktop\images\Screenshot_25.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14320" cy="700405"/>
                    </a:xfrm>
                    <a:prstGeom prst="rect">
                      <a:avLst/>
                    </a:prstGeom>
                    <a:noFill/>
                    <a:ln>
                      <a:noFill/>
                    </a:ln>
                  </pic:spPr>
                </pic:pic>
              </a:graphicData>
            </a:graphic>
          </wp:inline>
        </w:drawing>
      </w:r>
    </w:p>
    <w:p w14:paraId="7C8C4021" w14:textId="77777777" w:rsidR="00701A1A" w:rsidRPr="00701A1A" w:rsidRDefault="00701A1A" w:rsidP="00701A1A">
      <w:pPr>
        <w:contextualSpacing/>
        <w:rPr>
          <w:lang w:val="en-US"/>
        </w:rPr>
      </w:pPr>
    </w:p>
    <w:p w14:paraId="2B852382" w14:textId="77777777" w:rsidR="006677FB" w:rsidRDefault="00701A1A" w:rsidP="006677FB">
      <w:pPr>
        <w:contextualSpacing/>
      </w:pPr>
      <w:r>
        <w:t xml:space="preserve">При наявності на трасі 4 лижників (максимальна кількість) </w:t>
      </w:r>
      <w:r w:rsidR="00210167">
        <w:t>виведе відповідне повідомлення</w:t>
      </w:r>
      <w:r>
        <w:t xml:space="preserve"> та заборонить пускати на трасу  наступного лижника :</w:t>
      </w:r>
    </w:p>
    <w:p w14:paraId="2DAFECE6" w14:textId="77777777" w:rsidR="00701A1A" w:rsidRDefault="00701A1A" w:rsidP="00701A1A">
      <w:pPr>
        <w:contextualSpacing/>
        <w:jc w:val="center"/>
      </w:pPr>
      <w:r>
        <w:rPr>
          <w:noProof/>
          <w:lang w:eastAsia="uk-UA"/>
        </w:rPr>
        <w:drawing>
          <wp:inline distT="0" distB="0" distL="0" distR="0" wp14:anchorId="2206DB1E" wp14:editId="7C10C1F8">
            <wp:extent cx="2802890" cy="712470"/>
            <wp:effectExtent l="0" t="0" r="0" b="0"/>
            <wp:docPr id="45" name="Рисунок 45" descr="C:\Users\Petro\Desktop\images\Screenshot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etro\Desktop\images\Screenshot_26.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02890" cy="712470"/>
                    </a:xfrm>
                    <a:prstGeom prst="rect">
                      <a:avLst/>
                    </a:prstGeom>
                    <a:noFill/>
                    <a:ln>
                      <a:noFill/>
                    </a:ln>
                  </pic:spPr>
                </pic:pic>
              </a:graphicData>
            </a:graphic>
          </wp:inline>
        </w:drawing>
      </w:r>
    </w:p>
    <w:p w14:paraId="511FEFA5" w14:textId="77777777" w:rsidR="00210167" w:rsidRPr="00D425C1" w:rsidRDefault="00210167" w:rsidP="00711E77">
      <w:pPr>
        <w:contextualSpacing/>
        <w:jc w:val="both"/>
      </w:pPr>
      <w:r>
        <w:t>Дозвіл старту буде відновлений при фінішуванні хоча б одного лижника.</w:t>
      </w:r>
    </w:p>
    <w:p w14:paraId="513980B4" w14:textId="77777777" w:rsidR="00711E77" w:rsidRPr="00711E77" w:rsidRDefault="00711E77" w:rsidP="00711E77">
      <w:pPr>
        <w:contextualSpacing/>
        <w:jc w:val="both"/>
      </w:pPr>
      <w:r>
        <w:t xml:space="preserve">При вийманні карта пам’яті при роботі системи зберігання результатів лижників відбувається у буфер який може зберігати до 12 лижників. При вставленні карти пам’яті  всі дані із буфера запишуться на карту пам’яті. </w:t>
      </w:r>
    </w:p>
    <w:p w14:paraId="260B6B95" w14:textId="77777777" w:rsidR="00701A1A" w:rsidRDefault="00711E77" w:rsidP="006677FB">
      <w:pPr>
        <w:contextualSpacing/>
      </w:pPr>
      <w:r>
        <w:t>Коли буфер заповнений на дисплеї на фініші виведеться повідомлення :</w:t>
      </w:r>
    </w:p>
    <w:p w14:paraId="1F2B0614" w14:textId="77777777" w:rsidR="00711E77" w:rsidRDefault="00711E77" w:rsidP="00711E77">
      <w:pPr>
        <w:contextualSpacing/>
        <w:jc w:val="center"/>
      </w:pPr>
      <w:r>
        <w:rPr>
          <w:noProof/>
          <w:lang w:eastAsia="uk-UA"/>
        </w:rPr>
        <w:drawing>
          <wp:inline distT="0" distB="0" distL="0" distR="0" wp14:anchorId="29EE5084" wp14:editId="36939086">
            <wp:extent cx="2838450" cy="714375"/>
            <wp:effectExtent l="0" t="0" r="0" b="9525"/>
            <wp:docPr id="49" name="Рисунок 49" descr="C:\Users\Petro\Desktop\images\Screenshot_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Petro\Desktop\images\Screenshot_30.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38450" cy="714375"/>
                    </a:xfrm>
                    <a:prstGeom prst="rect">
                      <a:avLst/>
                    </a:prstGeom>
                    <a:noFill/>
                    <a:ln>
                      <a:noFill/>
                    </a:ln>
                  </pic:spPr>
                </pic:pic>
              </a:graphicData>
            </a:graphic>
          </wp:inline>
        </w:drawing>
      </w:r>
    </w:p>
    <w:p w14:paraId="5094E3AA" w14:textId="77777777" w:rsidR="00711E77" w:rsidRDefault="00711E77" w:rsidP="00711E77">
      <w:pPr>
        <w:contextualSpacing/>
      </w:pPr>
      <w:r>
        <w:t>При заповненому буфері система «старт» заборонить пуск лижників на трасу.</w:t>
      </w:r>
    </w:p>
    <w:p w14:paraId="7AEEC5A6" w14:textId="77777777" w:rsidR="00711E77" w:rsidRDefault="00711E77" w:rsidP="00711E77">
      <w:pPr>
        <w:contextualSpacing/>
      </w:pPr>
    </w:p>
    <w:p w14:paraId="352169CA" w14:textId="77777777" w:rsidR="00711E77" w:rsidRDefault="00711E77" w:rsidP="006677FB">
      <w:pPr>
        <w:contextualSpacing/>
        <w:rPr>
          <w:b/>
          <w:i/>
        </w:rPr>
      </w:pPr>
    </w:p>
    <w:p w14:paraId="5DE44738" w14:textId="77777777" w:rsidR="00711E77" w:rsidRDefault="00711E77" w:rsidP="006677FB">
      <w:pPr>
        <w:contextualSpacing/>
        <w:rPr>
          <w:b/>
          <w:i/>
        </w:rPr>
      </w:pPr>
    </w:p>
    <w:p w14:paraId="198D0B35" w14:textId="77777777" w:rsidR="00711E77" w:rsidRDefault="00711E77" w:rsidP="006677FB">
      <w:pPr>
        <w:contextualSpacing/>
        <w:rPr>
          <w:b/>
          <w:i/>
        </w:rPr>
      </w:pPr>
    </w:p>
    <w:p w14:paraId="52F3BE41" w14:textId="77777777" w:rsidR="00711E77" w:rsidRDefault="00711E77" w:rsidP="006677FB">
      <w:pPr>
        <w:contextualSpacing/>
        <w:rPr>
          <w:b/>
          <w:i/>
        </w:rPr>
      </w:pPr>
    </w:p>
    <w:p w14:paraId="6BD6A0D2" w14:textId="77777777" w:rsidR="00711E77" w:rsidRDefault="00711E77" w:rsidP="006677FB">
      <w:pPr>
        <w:contextualSpacing/>
        <w:rPr>
          <w:b/>
          <w:i/>
        </w:rPr>
      </w:pPr>
    </w:p>
    <w:p w14:paraId="23E496FF" w14:textId="77777777" w:rsidR="00711E77" w:rsidRDefault="00711E77" w:rsidP="006677FB">
      <w:pPr>
        <w:contextualSpacing/>
        <w:rPr>
          <w:b/>
          <w:i/>
        </w:rPr>
      </w:pPr>
    </w:p>
    <w:p w14:paraId="13816E1C" w14:textId="77777777" w:rsidR="00711E77" w:rsidRDefault="00711E77" w:rsidP="006677FB">
      <w:pPr>
        <w:contextualSpacing/>
        <w:rPr>
          <w:b/>
          <w:i/>
        </w:rPr>
      </w:pPr>
    </w:p>
    <w:p w14:paraId="6769E7DC" w14:textId="77777777" w:rsidR="00711E77" w:rsidRDefault="00711E77" w:rsidP="006677FB">
      <w:pPr>
        <w:contextualSpacing/>
        <w:rPr>
          <w:b/>
          <w:i/>
        </w:rPr>
      </w:pPr>
    </w:p>
    <w:p w14:paraId="64F0CBE5" w14:textId="77777777" w:rsidR="00711E77" w:rsidRDefault="00711E77" w:rsidP="006677FB">
      <w:pPr>
        <w:contextualSpacing/>
        <w:rPr>
          <w:b/>
          <w:i/>
        </w:rPr>
      </w:pPr>
    </w:p>
    <w:p w14:paraId="04CAFC64" w14:textId="77777777" w:rsidR="005D130D" w:rsidRPr="000E3742" w:rsidRDefault="00C06C96" w:rsidP="000E3742">
      <w:pPr>
        <w:pStyle w:val="1"/>
      </w:pPr>
      <w:bookmarkStart w:id="34" w:name="_Toc460972203"/>
      <w:r w:rsidRPr="000E3742">
        <w:lastRenderedPageBreak/>
        <w:t xml:space="preserve">Режими </w:t>
      </w:r>
      <w:proofErr w:type="spellStart"/>
      <w:r w:rsidRPr="000E3742">
        <w:t>світлодіодної</w:t>
      </w:r>
      <w:proofErr w:type="spellEnd"/>
      <w:r w:rsidR="00CA6FA6" w:rsidRPr="000E3742">
        <w:t xml:space="preserve"> </w:t>
      </w:r>
      <w:r w:rsidRPr="000E3742">
        <w:t xml:space="preserve"> індикації</w:t>
      </w:r>
      <w:bookmarkEnd w:id="34"/>
    </w:p>
    <w:tbl>
      <w:tblPr>
        <w:tblStyle w:val="aa"/>
        <w:tblW w:w="0" w:type="auto"/>
        <w:tblLook w:val="04A0" w:firstRow="1" w:lastRow="0" w:firstColumn="1" w:lastColumn="0" w:noHBand="0" w:noVBand="1"/>
      </w:tblPr>
      <w:tblGrid>
        <w:gridCol w:w="2518"/>
        <w:gridCol w:w="7337"/>
      </w:tblGrid>
      <w:tr w:rsidR="00E42CF1" w14:paraId="619ACF95" w14:textId="77777777" w:rsidTr="00C06C96">
        <w:tc>
          <w:tcPr>
            <w:tcW w:w="2518" w:type="dxa"/>
          </w:tcPr>
          <w:p w14:paraId="7A4146E4" w14:textId="77777777" w:rsidR="00E42CF1" w:rsidRDefault="005D130D" w:rsidP="005D130D">
            <w:pPr>
              <w:contextualSpacing/>
              <w:jc w:val="center"/>
            </w:pPr>
            <w:r>
              <w:t>не світиться</w:t>
            </w:r>
          </w:p>
        </w:tc>
        <w:tc>
          <w:tcPr>
            <w:tcW w:w="7337" w:type="dxa"/>
          </w:tcPr>
          <w:p w14:paraId="35498C5E" w14:textId="77777777" w:rsidR="00E42CF1" w:rsidRDefault="005D130D" w:rsidP="005D130D">
            <w:pPr>
              <w:contextualSpacing/>
              <w:jc w:val="center"/>
            </w:pPr>
            <w:r>
              <w:t>система в режимі очікування</w:t>
            </w:r>
            <w:r w:rsidR="00C06C96">
              <w:t xml:space="preserve"> (старт/фініш заборонений)</w:t>
            </w:r>
          </w:p>
        </w:tc>
      </w:tr>
      <w:tr w:rsidR="00E42CF1" w14:paraId="4966E946" w14:textId="77777777" w:rsidTr="00C06C96">
        <w:tc>
          <w:tcPr>
            <w:tcW w:w="2518" w:type="dxa"/>
          </w:tcPr>
          <w:p w14:paraId="0B1A7461" w14:textId="77777777" w:rsidR="00E42CF1" w:rsidRDefault="005D130D" w:rsidP="005D130D">
            <w:pPr>
              <w:contextualSpacing/>
              <w:jc w:val="center"/>
            </w:pPr>
            <w:r>
              <w:t>часто мигає</w:t>
            </w:r>
          </w:p>
        </w:tc>
        <w:tc>
          <w:tcPr>
            <w:tcW w:w="7337" w:type="dxa"/>
          </w:tcPr>
          <w:p w14:paraId="10EF5A46" w14:textId="77777777" w:rsidR="00E42CF1" w:rsidRDefault="00C06C96" w:rsidP="005D130D">
            <w:pPr>
              <w:contextualSpacing/>
              <w:jc w:val="center"/>
            </w:pPr>
            <w:r>
              <w:t>ініціалізація (старт/фініш заборонений)</w:t>
            </w:r>
          </w:p>
        </w:tc>
      </w:tr>
      <w:tr w:rsidR="00E42CF1" w14:paraId="24038B5E" w14:textId="77777777" w:rsidTr="00C06C96">
        <w:tc>
          <w:tcPr>
            <w:tcW w:w="2518" w:type="dxa"/>
          </w:tcPr>
          <w:p w14:paraId="0C1004F7" w14:textId="77777777" w:rsidR="00E42CF1" w:rsidRDefault="005D130D" w:rsidP="005D130D">
            <w:pPr>
              <w:contextualSpacing/>
              <w:jc w:val="center"/>
            </w:pPr>
            <w:r>
              <w:t>мигає</w:t>
            </w:r>
          </w:p>
        </w:tc>
        <w:tc>
          <w:tcPr>
            <w:tcW w:w="7337" w:type="dxa"/>
          </w:tcPr>
          <w:p w14:paraId="5D9B25BC" w14:textId="77777777" w:rsidR="00E42CF1" w:rsidRPr="00C06C96" w:rsidRDefault="00C06C96" w:rsidP="005D130D">
            <w:pPr>
              <w:contextualSpacing/>
              <w:jc w:val="center"/>
            </w:pPr>
            <w:r>
              <w:t>помилка (старт/фініш заборонений)</w:t>
            </w:r>
          </w:p>
        </w:tc>
      </w:tr>
      <w:tr w:rsidR="005D130D" w14:paraId="279ACCE7" w14:textId="77777777" w:rsidTr="00C06C96">
        <w:tc>
          <w:tcPr>
            <w:tcW w:w="2518" w:type="dxa"/>
          </w:tcPr>
          <w:p w14:paraId="37066878" w14:textId="77777777" w:rsidR="005D130D" w:rsidRDefault="005D130D" w:rsidP="005D130D">
            <w:pPr>
              <w:contextualSpacing/>
              <w:jc w:val="center"/>
            </w:pPr>
            <w:r>
              <w:t>світиться</w:t>
            </w:r>
          </w:p>
        </w:tc>
        <w:tc>
          <w:tcPr>
            <w:tcW w:w="7337" w:type="dxa"/>
          </w:tcPr>
          <w:p w14:paraId="0BE29CD6" w14:textId="77777777" w:rsidR="005D130D" w:rsidRDefault="005D130D" w:rsidP="005D130D">
            <w:pPr>
              <w:contextualSpacing/>
              <w:jc w:val="center"/>
            </w:pPr>
            <w:r>
              <w:t>система готова до старту / фінішу лижника</w:t>
            </w:r>
          </w:p>
          <w:p w14:paraId="0FA77E09" w14:textId="77777777" w:rsidR="00C06C96" w:rsidRDefault="00C06C96" w:rsidP="00C06C96">
            <w:pPr>
              <w:contextualSpacing/>
              <w:jc w:val="center"/>
            </w:pPr>
            <w:r>
              <w:t>(старт/фініш дозволений)</w:t>
            </w:r>
          </w:p>
        </w:tc>
      </w:tr>
    </w:tbl>
    <w:p w14:paraId="78B38525" w14:textId="77777777" w:rsidR="00153AFA" w:rsidRDefault="00153AFA" w:rsidP="00153AFA">
      <w:pPr>
        <w:contextualSpacing/>
      </w:pPr>
    </w:p>
    <w:p w14:paraId="1A07C45F" w14:textId="77777777" w:rsidR="00A15089" w:rsidRPr="000E3742" w:rsidRDefault="00CA6FA6" w:rsidP="000E3742">
      <w:pPr>
        <w:pStyle w:val="1"/>
      </w:pPr>
      <w:bookmarkStart w:id="35" w:name="_Toc460972204"/>
      <w:r w:rsidRPr="000E3742">
        <w:t>Перегляд даних із SD карти пам’яті</w:t>
      </w:r>
      <w:bookmarkEnd w:id="35"/>
    </w:p>
    <w:p w14:paraId="37052197" w14:textId="77777777" w:rsidR="003C4C0A" w:rsidRDefault="00CA6FA6" w:rsidP="00D9254D">
      <w:pPr>
        <w:contextualSpacing/>
        <w:jc w:val="center"/>
        <w:rPr>
          <w:b/>
          <w:i/>
        </w:rPr>
      </w:pPr>
      <w:r>
        <w:rPr>
          <w:b/>
          <w:i/>
          <w:noProof/>
          <w:lang w:eastAsia="uk-UA"/>
        </w:rPr>
        <w:drawing>
          <wp:inline distT="0" distB="0" distL="0" distR="0" wp14:anchorId="561C43D6" wp14:editId="15635CCF">
            <wp:extent cx="5723005" cy="2517568"/>
            <wp:effectExtent l="0" t="0" r="0" b="0"/>
            <wp:docPr id="48" name="Рисунок 48" descr="C:\Users\Petro\Desktop\images\Screenshot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etro\Desktop\images\Screenshot_29.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6227"/>
                    <a:stretch/>
                  </pic:blipFill>
                  <pic:spPr bwMode="auto">
                    <a:xfrm>
                      <a:off x="0" y="0"/>
                      <a:ext cx="5739650" cy="2524890"/>
                    </a:xfrm>
                    <a:prstGeom prst="rect">
                      <a:avLst/>
                    </a:prstGeom>
                    <a:noFill/>
                    <a:ln>
                      <a:noFill/>
                    </a:ln>
                    <a:extLst>
                      <a:ext uri="{53640926-AAD7-44D8-BBD7-CCE9431645EC}">
                        <a14:shadowObscured xmlns:a14="http://schemas.microsoft.com/office/drawing/2010/main"/>
                      </a:ext>
                    </a:extLst>
                  </pic:spPr>
                </pic:pic>
              </a:graphicData>
            </a:graphic>
          </wp:inline>
        </w:drawing>
      </w:r>
    </w:p>
    <w:p w14:paraId="5AE676B8" w14:textId="77777777" w:rsidR="00850784" w:rsidRDefault="00850784" w:rsidP="00D9254D">
      <w:pPr>
        <w:contextualSpacing/>
        <w:jc w:val="center"/>
        <w:rPr>
          <w:b/>
          <w:i/>
        </w:rPr>
      </w:pPr>
    </w:p>
    <w:p w14:paraId="56655B04" w14:textId="77777777" w:rsidR="00850784" w:rsidRDefault="00850784">
      <w:pPr>
        <w:rPr>
          <w:b/>
          <w:i/>
        </w:rPr>
      </w:pPr>
      <w:r>
        <w:rPr>
          <w:b/>
          <w:i/>
        </w:rPr>
        <w:br w:type="page"/>
      </w:r>
    </w:p>
    <w:p w14:paraId="0961910F" w14:textId="77777777" w:rsidR="00850784" w:rsidRDefault="00850784" w:rsidP="00850784">
      <w:pPr>
        <w:pStyle w:val="1"/>
      </w:pPr>
      <w:bookmarkStart w:id="36" w:name="_Toc460972205"/>
      <w:r>
        <w:lastRenderedPageBreak/>
        <w:t>ВИСНОВКИ</w:t>
      </w:r>
      <w:bookmarkEnd w:id="36"/>
    </w:p>
    <w:p w14:paraId="7F068F70" w14:textId="77777777" w:rsidR="00850784" w:rsidRDefault="00850784" w:rsidP="00EB0E7B">
      <w:pPr>
        <w:jc w:val="both"/>
      </w:pPr>
      <w:r>
        <w:t xml:space="preserve">При аналізі існуючих систем хронометражу </w:t>
      </w:r>
      <w:r w:rsidR="00632A1B">
        <w:t>було виявлено такі недоліки:</w:t>
      </w:r>
    </w:p>
    <w:p w14:paraId="39B9B539" w14:textId="77777777" w:rsidR="00632A1B" w:rsidRDefault="00632A1B" w:rsidP="00EB0E7B">
      <w:pPr>
        <w:pStyle w:val="ab"/>
        <w:numPr>
          <w:ilvl w:val="0"/>
          <w:numId w:val="1"/>
        </w:numPr>
        <w:jc w:val="both"/>
      </w:pPr>
      <w:r>
        <w:t>дуже висока вартість системи (для спортивних шкіл)</w:t>
      </w:r>
    </w:p>
    <w:p w14:paraId="246A1729" w14:textId="3055AF72" w:rsidR="00632A1B" w:rsidRDefault="00632A1B" w:rsidP="00EB0E7B">
      <w:pPr>
        <w:pStyle w:val="ab"/>
        <w:numPr>
          <w:ilvl w:val="0"/>
          <w:numId w:val="1"/>
        </w:numPr>
        <w:jc w:val="both"/>
      </w:pPr>
      <w:r>
        <w:t xml:space="preserve">для встановлення та </w:t>
      </w:r>
      <w:r w:rsidR="00EB5948">
        <w:t xml:space="preserve">налаштування </w:t>
      </w:r>
      <w:r>
        <w:t xml:space="preserve">системи потрібні кваліфіковані </w:t>
      </w:r>
      <w:r w:rsidR="00EB5948">
        <w:t>спеціалісти</w:t>
      </w:r>
    </w:p>
    <w:p w14:paraId="1507565D" w14:textId="77777777" w:rsidR="00632A1B" w:rsidRDefault="00332239" w:rsidP="00EB0E7B">
      <w:pPr>
        <w:jc w:val="both"/>
      </w:pPr>
      <w:r>
        <w:t>У існуючих систем можна виділити такі переваги:</w:t>
      </w:r>
    </w:p>
    <w:p w14:paraId="5588F8CA" w14:textId="77777777" w:rsidR="00332239" w:rsidRDefault="00332239" w:rsidP="00EB0E7B">
      <w:pPr>
        <w:pStyle w:val="ab"/>
        <w:numPr>
          <w:ilvl w:val="0"/>
          <w:numId w:val="1"/>
        </w:numPr>
        <w:jc w:val="both"/>
      </w:pPr>
      <w:r>
        <w:t xml:space="preserve">точність </w:t>
      </w:r>
      <w:r w:rsidR="001965C8">
        <w:t>більше</w:t>
      </w:r>
      <w:r>
        <w:t xml:space="preserve"> 1/1000 с</w:t>
      </w:r>
    </w:p>
    <w:p w14:paraId="02BD3068" w14:textId="250F885D" w:rsidR="00332239" w:rsidRDefault="00332239" w:rsidP="00EB0E7B">
      <w:pPr>
        <w:pStyle w:val="ab"/>
        <w:numPr>
          <w:ilvl w:val="0"/>
          <w:numId w:val="1"/>
        </w:numPr>
        <w:jc w:val="both"/>
      </w:pPr>
      <w:r>
        <w:t xml:space="preserve">дальність </w:t>
      </w:r>
      <w:r w:rsidR="0026271E">
        <w:t>бездротового</w:t>
      </w:r>
      <w:r>
        <w:t xml:space="preserve"> зв’язку до 3км</w:t>
      </w:r>
    </w:p>
    <w:p w14:paraId="2EF6C326" w14:textId="6238742A" w:rsidR="00332239" w:rsidRDefault="00332239" w:rsidP="00EB0E7B">
      <w:pPr>
        <w:pStyle w:val="ab"/>
        <w:numPr>
          <w:ilvl w:val="0"/>
          <w:numId w:val="1"/>
        </w:numPr>
        <w:jc w:val="both"/>
      </w:pPr>
      <w:r>
        <w:t xml:space="preserve">захищеність від </w:t>
      </w:r>
      <w:proofErr w:type="spellStart"/>
      <w:r>
        <w:t>погодн</w:t>
      </w:r>
      <w:r w:rsidR="00EB5948">
        <w:t>і</w:t>
      </w:r>
      <w:r>
        <w:t>х</w:t>
      </w:r>
      <w:proofErr w:type="spellEnd"/>
      <w:r>
        <w:t xml:space="preserve"> </w:t>
      </w:r>
      <w:r w:rsidR="001965C8">
        <w:t>умов</w:t>
      </w:r>
    </w:p>
    <w:p w14:paraId="4BA95994" w14:textId="77777777" w:rsidR="00FD78A7" w:rsidRDefault="00FD78A7" w:rsidP="00FD78A7">
      <w:pPr>
        <w:jc w:val="both"/>
      </w:pPr>
      <w:r>
        <w:t xml:space="preserve">Похибка вимірювання є статичною, і вона не впливатиме на турнірну таблицю результатів спортсменів </w:t>
      </w:r>
      <w:r w:rsidR="009B6106">
        <w:t xml:space="preserve">протягом періоду одного змагання (період між включеннями системи або між </w:t>
      </w:r>
      <w:proofErr w:type="spellStart"/>
      <w:r w:rsidR="009B6106">
        <w:t>синхронізаціями</w:t>
      </w:r>
      <w:proofErr w:type="spellEnd"/>
      <w:r w:rsidR="009B6106">
        <w:t xml:space="preserve"> часу «старту» та «фінішу»).</w:t>
      </w:r>
    </w:p>
    <w:p w14:paraId="3ADE6C44" w14:textId="77777777" w:rsidR="00072DCC" w:rsidRDefault="00072DCC" w:rsidP="00072DCC">
      <w:pPr>
        <w:contextualSpacing/>
        <w:jc w:val="both"/>
      </w:pPr>
      <w:r>
        <w:t>Варіанти удосконалення системи:</w:t>
      </w:r>
    </w:p>
    <w:p w14:paraId="01EC3CF5" w14:textId="77777777" w:rsidR="00332239" w:rsidRDefault="00072DCC" w:rsidP="00072DCC">
      <w:pPr>
        <w:contextualSpacing/>
        <w:jc w:val="both"/>
      </w:pPr>
      <w:r>
        <w:t xml:space="preserve">1. </w:t>
      </w:r>
      <w:r w:rsidR="001965C8">
        <w:t xml:space="preserve">Нам вдалося реалізувати макет системи </w:t>
      </w:r>
      <w:r w:rsidR="00EB0E7B">
        <w:t xml:space="preserve">хронометражу з точністю  вимірювання результатів спортсмена до ±60мс за рахунок використання </w:t>
      </w:r>
      <w:r w:rsidR="00EB0E7B">
        <w:rPr>
          <w:lang w:val="en-US"/>
        </w:rPr>
        <w:t>NTP</w:t>
      </w:r>
      <w:r w:rsidR="00EB0E7B" w:rsidRPr="00EB0E7B">
        <w:t xml:space="preserve"> </w:t>
      </w:r>
      <w:r w:rsidR="00EB0E7B">
        <w:t>протоколу. Збільшити точність можливо</w:t>
      </w:r>
      <w:r w:rsidR="00EB0E7B" w:rsidRPr="00EB0E7B">
        <w:t xml:space="preserve"> </w:t>
      </w:r>
      <w:r w:rsidR="00EB0E7B">
        <w:t xml:space="preserve">додатково використавши статистичну обробку отриманих даних по синхронізації внутрішніх годинників.  </w:t>
      </w:r>
    </w:p>
    <w:p w14:paraId="5EEB24B8" w14:textId="77777777" w:rsidR="00072DCC" w:rsidRDefault="00072DCC" w:rsidP="00072DCC">
      <w:pPr>
        <w:contextualSpacing/>
        <w:jc w:val="both"/>
      </w:pPr>
      <w:r>
        <w:t>2. Для зменшення енергоспоживання можна додати режим сну після заданого часу бездіяльності системи.</w:t>
      </w:r>
    </w:p>
    <w:p w14:paraId="7DEC9D01" w14:textId="0C1498F5" w:rsidR="00072DCC" w:rsidRDefault="00FD78A7" w:rsidP="00072DCC">
      <w:pPr>
        <w:contextualSpacing/>
        <w:jc w:val="both"/>
      </w:pPr>
      <w:r>
        <w:t>3. Підключити зовнішнє</w:t>
      </w:r>
      <w:r w:rsidR="00072DCC">
        <w:t xml:space="preserve"> </w:t>
      </w:r>
      <w:proofErr w:type="spellStart"/>
      <w:r w:rsidR="00072DCC" w:rsidRPr="007B3461">
        <w:t>світлоді</w:t>
      </w:r>
      <w:r w:rsidR="007B3461">
        <w:t>о</w:t>
      </w:r>
      <w:bookmarkStart w:id="37" w:name="_GoBack"/>
      <w:bookmarkEnd w:id="37"/>
      <w:r w:rsidR="00072DCC" w:rsidRPr="007B3461">
        <w:t>дне</w:t>
      </w:r>
      <w:proofErr w:type="spellEnd"/>
      <w:r w:rsidR="00072DCC">
        <w:t xml:space="preserve"> табло для відображення результатів спортсменів</w:t>
      </w:r>
    </w:p>
    <w:p w14:paraId="7950315C" w14:textId="77777777" w:rsidR="00072DCC" w:rsidRDefault="00072DCC" w:rsidP="00072DCC">
      <w:pPr>
        <w:contextualSpacing/>
        <w:jc w:val="both"/>
      </w:pPr>
      <w:r>
        <w:t xml:space="preserve">4. Підключити </w:t>
      </w:r>
      <w:r>
        <w:rPr>
          <w:lang w:val="en-US"/>
        </w:rPr>
        <w:t>Bluetooth</w:t>
      </w:r>
      <w:r w:rsidRPr="00072DCC">
        <w:t xml:space="preserve"> </w:t>
      </w:r>
      <w:r>
        <w:t xml:space="preserve">модуль для відображення результатів спортсменів на </w:t>
      </w:r>
      <w:proofErr w:type="spellStart"/>
      <w:r>
        <w:t>смарт</w:t>
      </w:r>
      <w:r w:rsidR="00F86F22">
        <w:t>фоні</w:t>
      </w:r>
      <w:proofErr w:type="spellEnd"/>
      <w:r w:rsidR="009B6106">
        <w:t xml:space="preserve"> </w:t>
      </w:r>
      <w:r w:rsidR="00F86F22">
        <w:t xml:space="preserve"> і/або </w:t>
      </w:r>
      <w:r w:rsidR="009B6106">
        <w:t xml:space="preserve"> </w:t>
      </w:r>
      <w:r w:rsidR="00F86F22">
        <w:t>керуванням системою</w:t>
      </w:r>
    </w:p>
    <w:p w14:paraId="7F5B80BC" w14:textId="7FB0A7FB" w:rsidR="00526408" w:rsidRPr="007B3461" w:rsidRDefault="00526408" w:rsidP="00072DCC">
      <w:pPr>
        <w:contextualSpacing/>
        <w:jc w:val="both"/>
      </w:pPr>
      <w:r>
        <w:t>5. Підключити індикацію заряду батареї</w:t>
      </w:r>
    </w:p>
    <w:p w14:paraId="14829C52" w14:textId="77777777" w:rsidR="00072DCC" w:rsidRPr="00072DCC" w:rsidRDefault="00072DCC" w:rsidP="00072DCC">
      <w:pPr>
        <w:contextualSpacing/>
        <w:jc w:val="both"/>
      </w:pPr>
    </w:p>
    <w:p w14:paraId="71B3C00A" w14:textId="77777777" w:rsidR="00072DCC" w:rsidRDefault="00072DCC" w:rsidP="00EB0E7B">
      <w:pPr>
        <w:jc w:val="both"/>
      </w:pPr>
      <w:r>
        <w:t>Розроблена система відповідає поставленим вимогам та може використовуватися для проведення змагань чи тренувань спортсменів.</w:t>
      </w:r>
    </w:p>
    <w:p w14:paraId="13C5866D" w14:textId="1BC2B4FA" w:rsidR="00EB5948" w:rsidRDefault="00EB5948" w:rsidP="00EB0E7B">
      <w:pPr>
        <w:jc w:val="both"/>
      </w:pPr>
      <w:r>
        <w:t>Наступним кроком є перехід від макету до кінцевого пристрою, втілення вищезгаданих вдосконалень, а саме:</w:t>
      </w:r>
    </w:p>
    <w:p w14:paraId="099DFF92" w14:textId="11518A73" w:rsidR="00526408" w:rsidRDefault="00526408" w:rsidP="00526408">
      <w:pPr>
        <w:pStyle w:val="ab"/>
        <w:numPr>
          <w:ilvl w:val="0"/>
          <w:numId w:val="7"/>
        </w:numPr>
        <w:jc w:val="both"/>
      </w:pPr>
      <w:r>
        <w:t>збільшити точність синхронізації часу</w:t>
      </w:r>
      <w:r w:rsidR="003142AB">
        <w:t>(розглянути варіант дротового підключення двох блоків перед початком роботи система для синхронізації часу)</w:t>
      </w:r>
    </w:p>
    <w:p w14:paraId="52BAECA4" w14:textId="7C05A36D" w:rsidR="00526408" w:rsidRDefault="00526408" w:rsidP="00526408">
      <w:pPr>
        <w:pStyle w:val="ab"/>
        <w:numPr>
          <w:ilvl w:val="0"/>
          <w:numId w:val="7"/>
        </w:numPr>
        <w:jc w:val="both"/>
      </w:pPr>
      <w:r>
        <w:t>зменшити енергоспоживання за рахунок додавання режиму сну</w:t>
      </w:r>
    </w:p>
    <w:p w14:paraId="1F599A41" w14:textId="55A59FC9" w:rsidR="00526408" w:rsidRDefault="00526408" w:rsidP="00526408">
      <w:pPr>
        <w:pStyle w:val="ab"/>
        <w:numPr>
          <w:ilvl w:val="0"/>
          <w:numId w:val="7"/>
        </w:numPr>
        <w:jc w:val="both"/>
      </w:pPr>
      <w:r>
        <w:t>підключити індикацію заряду батареї</w:t>
      </w:r>
    </w:p>
    <w:p w14:paraId="37293F9F" w14:textId="0C8BC758" w:rsidR="00526408" w:rsidRPr="00526408" w:rsidRDefault="00526408" w:rsidP="00526408">
      <w:pPr>
        <w:pStyle w:val="ab"/>
        <w:numPr>
          <w:ilvl w:val="0"/>
          <w:numId w:val="7"/>
        </w:numPr>
        <w:jc w:val="both"/>
      </w:pPr>
      <w:r>
        <w:lastRenderedPageBreak/>
        <w:t>використати інші радіо модулі для збільшення дальності роботи системи</w:t>
      </w:r>
    </w:p>
    <w:p w14:paraId="137E4A27" w14:textId="1E9B03B5" w:rsidR="00526408" w:rsidRDefault="00526408" w:rsidP="00526408">
      <w:pPr>
        <w:pStyle w:val="ab"/>
        <w:numPr>
          <w:ilvl w:val="0"/>
          <w:numId w:val="7"/>
        </w:numPr>
        <w:jc w:val="both"/>
      </w:pPr>
      <w:r>
        <w:t xml:space="preserve">підключити </w:t>
      </w:r>
      <w:r>
        <w:rPr>
          <w:lang w:val="en-US"/>
        </w:rPr>
        <w:t xml:space="preserve">Bluetooth </w:t>
      </w:r>
      <w:r>
        <w:t xml:space="preserve">для настройки системи (задавання параметрів системи), настройки годинника </w:t>
      </w:r>
    </w:p>
    <w:p w14:paraId="4A1E6EC1" w14:textId="522922D5" w:rsidR="00526408" w:rsidRPr="00526408" w:rsidRDefault="00526408" w:rsidP="00526408">
      <w:pPr>
        <w:ind w:left="360"/>
        <w:jc w:val="both"/>
        <w:rPr>
          <w:lang w:val="en-US"/>
        </w:rPr>
      </w:pPr>
    </w:p>
    <w:p w14:paraId="17DB4010" w14:textId="77777777" w:rsidR="00B763FC" w:rsidRPr="00EB0E7B" w:rsidRDefault="00B763FC" w:rsidP="00EB0E7B">
      <w:pPr>
        <w:jc w:val="both"/>
      </w:pPr>
    </w:p>
    <w:sectPr w:rsidR="00B763FC" w:rsidRPr="00EB0E7B" w:rsidSect="00202413">
      <w:footerReference w:type="default" r:id="rId46"/>
      <w:pgSz w:w="11906" w:h="16838"/>
      <w:pgMar w:top="850" w:right="850" w:bottom="850" w:left="1417"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81"/>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748960" w15:done="0"/>
  <w15:commentEx w15:paraId="0EC6F4D2" w15:done="0"/>
  <w15:commentEx w15:paraId="01AAD56D" w15:done="0"/>
  <w15:commentEx w15:paraId="11CA6A1D" w15:done="0"/>
  <w15:commentEx w15:paraId="1D559C84" w15:done="0"/>
  <w15:commentEx w15:paraId="4090B381" w15:done="0"/>
  <w15:commentEx w15:paraId="55A818C2" w15:done="0"/>
  <w15:commentEx w15:paraId="5A8A94DC" w15:done="0"/>
  <w15:commentEx w15:paraId="6B5FC618" w15:done="0"/>
  <w15:commentEx w15:paraId="78BEA80D" w15:done="0"/>
  <w15:commentEx w15:paraId="15761897" w15:done="0"/>
  <w15:commentEx w15:paraId="44E67B4F" w15:done="0"/>
  <w15:commentEx w15:paraId="0115B15B" w15:done="0"/>
  <w15:commentEx w15:paraId="37BCA11C" w15:done="0"/>
  <w15:commentEx w15:paraId="28CF80AB" w15:done="0"/>
  <w15:commentEx w15:paraId="66B61044" w15:paraIdParent="28CF80AB" w15:done="0"/>
  <w15:commentEx w15:paraId="4143DA1D" w15:done="0"/>
  <w15:commentEx w15:paraId="371ACA6A" w15:done="0"/>
  <w15:commentEx w15:paraId="5298A569" w15:done="0"/>
  <w15:commentEx w15:paraId="2D06B085" w15:done="0"/>
  <w15:commentEx w15:paraId="3696AE29" w15:done="0"/>
  <w15:commentEx w15:paraId="16E85180" w15:done="0"/>
  <w15:commentEx w15:paraId="17A5A93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0A6E81" w14:textId="77777777" w:rsidR="00D87E86" w:rsidRDefault="00D87E86" w:rsidP="00B07596">
      <w:pPr>
        <w:spacing w:after="0" w:line="240" w:lineRule="auto"/>
      </w:pPr>
      <w:r>
        <w:separator/>
      </w:r>
    </w:p>
  </w:endnote>
  <w:endnote w:type="continuationSeparator" w:id="0">
    <w:p w14:paraId="7F45EEB1" w14:textId="77777777" w:rsidR="00D87E86" w:rsidRDefault="00D87E86" w:rsidP="00B07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1958611"/>
      <w:docPartObj>
        <w:docPartGallery w:val="Page Numbers (Bottom of Page)"/>
        <w:docPartUnique/>
      </w:docPartObj>
    </w:sdtPr>
    <w:sdtEndPr/>
    <w:sdtContent>
      <w:p w14:paraId="1A666234" w14:textId="2948E02D" w:rsidR="00180743" w:rsidRDefault="00180743">
        <w:pPr>
          <w:pStyle w:val="a5"/>
          <w:jc w:val="center"/>
        </w:pPr>
        <w:r>
          <w:rPr>
            <w:noProof/>
            <w:lang w:eastAsia="uk-UA"/>
          </w:rPr>
          <mc:AlternateContent>
            <mc:Choice Requires="wps">
              <w:drawing>
                <wp:inline distT="0" distB="0" distL="0" distR="0" wp14:anchorId="0F629D8A" wp14:editId="6D747F69">
                  <wp:extent cx="5467350" cy="54610"/>
                  <wp:effectExtent l="9525" t="19050" r="9525" b="12065"/>
                  <wp:docPr id="4" name="Автофігура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5="http://schemas.microsoft.com/office/word/2012/wordml">
              <w:pict>
                <v:shapetype w14:anchorId="2050733E" id="_x0000_t110" coordsize="21600,21600" o:spt="110" path="m10800,l,10800,10800,21600,21600,10800xe">
                  <v:stroke joinstyle="miter"/>
                  <v:path gradientshapeok="t" o:connecttype="rect" textboxrect="5400,5400,16200,16200"/>
                </v:shapetype>
                <v:shape id="Автофігура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" fillcolor="black">
                  <w10:anchorlock/>
                </v:shape>
              </w:pict>
            </mc:Fallback>
          </mc:AlternateContent>
        </w:r>
      </w:p>
      <w:p w14:paraId="64D22B52" w14:textId="77777777" w:rsidR="00180743" w:rsidRDefault="00180743">
        <w:pPr>
          <w:pStyle w:val="a5"/>
          <w:jc w:val="center"/>
        </w:pPr>
        <w:r>
          <w:fldChar w:fldCharType="begin"/>
        </w:r>
        <w:r>
          <w:instrText>PAGE    \* MERGEFORMAT</w:instrText>
        </w:r>
        <w:r>
          <w:fldChar w:fldCharType="separate"/>
        </w:r>
        <w:r w:rsidR="007B3461">
          <w:rPr>
            <w:noProof/>
          </w:rPr>
          <w:t>23</w:t>
        </w:r>
        <w:r>
          <w:fldChar w:fldCharType="end"/>
        </w:r>
      </w:p>
    </w:sdtContent>
  </w:sdt>
  <w:p w14:paraId="6DD4DF19" w14:textId="77777777" w:rsidR="00180743" w:rsidRDefault="0018074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F16393" w14:textId="77777777" w:rsidR="00D87E86" w:rsidRDefault="00D87E86" w:rsidP="00B07596">
      <w:pPr>
        <w:spacing w:after="0" w:line="240" w:lineRule="auto"/>
      </w:pPr>
      <w:r>
        <w:separator/>
      </w:r>
    </w:p>
  </w:footnote>
  <w:footnote w:type="continuationSeparator" w:id="0">
    <w:p w14:paraId="3789626C" w14:textId="77777777" w:rsidR="00D87E86" w:rsidRDefault="00D87E86" w:rsidP="00B075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215FCC"/>
    <w:multiLevelType w:val="hybridMultilevel"/>
    <w:tmpl w:val="F2DCAB14"/>
    <w:lvl w:ilvl="0" w:tplc="ABC081D2">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
    <w:nsid w:val="1583065B"/>
    <w:multiLevelType w:val="hybridMultilevel"/>
    <w:tmpl w:val="02D296D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1FCA4919"/>
    <w:multiLevelType w:val="hybridMultilevel"/>
    <w:tmpl w:val="EB1AFB9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201B73B7"/>
    <w:multiLevelType w:val="hybridMultilevel"/>
    <w:tmpl w:val="1A1E631A"/>
    <w:lvl w:ilvl="0" w:tplc="B37874B0">
      <w:start w:val="2"/>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312A443B"/>
    <w:multiLevelType w:val="hybridMultilevel"/>
    <w:tmpl w:val="FA02ADFA"/>
    <w:lvl w:ilvl="0" w:tplc="0422000F">
      <w:start w:val="1"/>
      <w:numFmt w:val="decimal"/>
      <w:lvlText w:val="%1."/>
      <w:lvlJc w:val="left"/>
      <w:pPr>
        <w:ind w:left="720" w:hanging="360"/>
      </w:pPr>
    </w:lvl>
    <w:lvl w:ilvl="1" w:tplc="2EE2068E">
      <w:start w:val="1"/>
      <w:numFmt w:val="lowerLetter"/>
      <w:lvlText w:val="%2."/>
      <w:lvlJc w:val="left"/>
      <w:pPr>
        <w:ind w:left="1440" w:hanging="360"/>
      </w:pPr>
      <w:rPr>
        <w:rFonts w:hint="default"/>
      </w:r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4E6D02BE"/>
    <w:multiLevelType w:val="hybridMultilevel"/>
    <w:tmpl w:val="24CE62AC"/>
    <w:lvl w:ilvl="0" w:tplc="7E8A12E4">
      <w:start w:val="2"/>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6">
    <w:nsid w:val="75BA26B4"/>
    <w:multiLevelType w:val="hybridMultilevel"/>
    <w:tmpl w:val="A9E8B0BE"/>
    <w:lvl w:ilvl="0" w:tplc="AA88BC7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num w:numId="1">
    <w:abstractNumId w:val="3"/>
  </w:num>
  <w:num w:numId="2">
    <w:abstractNumId w:val="5"/>
  </w:num>
  <w:num w:numId="3">
    <w:abstractNumId w:val="6"/>
  </w:num>
  <w:num w:numId="4">
    <w:abstractNumId w:val="0"/>
  </w:num>
  <w:num w:numId="5">
    <w:abstractNumId w:val="2"/>
  </w:num>
  <w:num w:numId="6">
    <w:abstractNumId w:val="4"/>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ykhailo Zelyanovskyy">
    <w15:presenceInfo w15:providerId="None" w15:userId="Mykhailo Zelyanovsky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8AA"/>
    <w:rsid w:val="00033AC4"/>
    <w:rsid w:val="00037028"/>
    <w:rsid w:val="0006109A"/>
    <w:rsid w:val="000722DD"/>
    <w:rsid w:val="00072DCC"/>
    <w:rsid w:val="000848CF"/>
    <w:rsid w:val="000B03D9"/>
    <w:rsid w:val="000D4E84"/>
    <w:rsid w:val="000D77C7"/>
    <w:rsid w:val="000E3742"/>
    <w:rsid w:val="000E4C34"/>
    <w:rsid w:val="00101EF6"/>
    <w:rsid w:val="00130A5F"/>
    <w:rsid w:val="00143D61"/>
    <w:rsid w:val="00147FD1"/>
    <w:rsid w:val="00153AFA"/>
    <w:rsid w:val="00176F7C"/>
    <w:rsid w:val="00180743"/>
    <w:rsid w:val="0019209D"/>
    <w:rsid w:val="001965C8"/>
    <w:rsid w:val="001B6CAD"/>
    <w:rsid w:val="001C6B70"/>
    <w:rsid w:val="001D4DC0"/>
    <w:rsid w:val="001E16CA"/>
    <w:rsid w:val="00202413"/>
    <w:rsid w:val="00210167"/>
    <w:rsid w:val="00246D51"/>
    <w:rsid w:val="0026271E"/>
    <w:rsid w:val="00294D1D"/>
    <w:rsid w:val="002C1FEE"/>
    <w:rsid w:val="002D57DD"/>
    <w:rsid w:val="003142AB"/>
    <w:rsid w:val="00332239"/>
    <w:rsid w:val="003C4C0A"/>
    <w:rsid w:val="004046A7"/>
    <w:rsid w:val="00421058"/>
    <w:rsid w:val="00423AAD"/>
    <w:rsid w:val="004368E9"/>
    <w:rsid w:val="00445737"/>
    <w:rsid w:val="00491649"/>
    <w:rsid w:val="00492E3F"/>
    <w:rsid w:val="004A2652"/>
    <w:rsid w:val="004A5079"/>
    <w:rsid w:val="004B6747"/>
    <w:rsid w:val="004D1E36"/>
    <w:rsid w:val="004E3D80"/>
    <w:rsid w:val="004E7D88"/>
    <w:rsid w:val="00512735"/>
    <w:rsid w:val="00526408"/>
    <w:rsid w:val="00581051"/>
    <w:rsid w:val="005D0300"/>
    <w:rsid w:val="005D130D"/>
    <w:rsid w:val="00602A38"/>
    <w:rsid w:val="006265BC"/>
    <w:rsid w:val="00632A1B"/>
    <w:rsid w:val="006677FB"/>
    <w:rsid w:val="0068797F"/>
    <w:rsid w:val="00694059"/>
    <w:rsid w:val="006C594E"/>
    <w:rsid w:val="006E7BD3"/>
    <w:rsid w:val="00701A1A"/>
    <w:rsid w:val="00702AB6"/>
    <w:rsid w:val="00711E77"/>
    <w:rsid w:val="00761F02"/>
    <w:rsid w:val="0078288B"/>
    <w:rsid w:val="007A1D6E"/>
    <w:rsid w:val="007B3461"/>
    <w:rsid w:val="007E5632"/>
    <w:rsid w:val="007F30AD"/>
    <w:rsid w:val="00831E70"/>
    <w:rsid w:val="00833263"/>
    <w:rsid w:val="00850784"/>
    <w:rsid w:val="008671A9"/>
    <w:rsid w:val="00890F8B"/>
    <w:rsid w:val="008948AA"/>
    <w:rsid w:val="008A012B"/>
    <w:rsid w:val="008E0D79"/>
    <w:rsid w:val="0090319F"/>
    <w:rsid w:val="00917F97"/>
    <w:rsid w:val="009449BD"/>
    <w:rsid w:val="0096698E"/>
    <w:rsid w:val="00997027"/>
    <w:rsid w:val="009B6106"/>
    <w:rsid w:val="009D74CF"/>
    <w:rsid w:val="00A00CCB"/>
    <w:rsid w:val="00A058EA"/>
    <w:rsid w:val="00A15089"/>
    <w:rsid w:val="00A31FC7"/>
    <w:rsid w:val="00A41520"/>
    <w:rsid w:val="00A65309"/>
    <w:rsid w:val="00B07596"/>
    <w:rsid w:val="00B40E14"/>
    <w:rsid w:val="00B5424A"/>
    <w:rsid w:val="00B6301B"/>
    <w:rsid w:val="00B763FC"/>
    <w:rsid w:val="00B8318E"/>
    <w:rsid w:val="00B87218"/>
    <w:rsid w:val="00BE0BEF"/>
    <w:rsid w:val="00BF0EA5"/>
    <w:rsid w:val="00C06C96"/>
    <w:rsid w:val="00C23B1A"/>
    <w:rsid w:val="00C24F55"/>
    <w:rsid w:val="00C35AEC"/>
    <w:rsid w:val="00C657D0"/>
    <w:rsid w:val="00C94B6F"/>
    <w:rsid w:val="00CA6FA6"/>
    <w:rsid w:val="00CC1A9C"/>
    <w:rsid w:val="00D34B48"/>
    <w:rsid w:val="00D425C1"/>
    <w:rsid w:val="00D6702C"/>
    <w:rsid w:val="00D74648"/>
    <w:rsid w:val="00D87E0A"/>
    <w:rsid w:val="00D87E86"/>
    <w:rsid w:val="00D9254D"/>
    <w:rsid w:val="00D9376A"/>
    <w:rsid w:val="00DA4FFC"/>
    <w:rsid w:val="00DB28DF"/>
    <w:rsid w:val="00DE68A0"/>
    <w:rsid w:val="00E35F7B"/>
    <w:rsid w:val="00E4257D"/>
    <w:rsid w:val="00E42CF1"/>
    <w:rsid w:val="00E43B18"/>
    <w:rsid w:val="00EB0E7B"/>
    <w:rsid w:val="00EB5948"/>
    <w:rsid w:val="00EE5684"/>
    <w:rsid w:val="00EF3F38"/>
    <w:rsid w:val="00EF55E3"/>
    <w:rsid w:val="00F521E5"/>
    <w:rsid w:val="00F63B4E"/>
    <w:rsid w:val="00F677E0"/>
    <w:rsid w:val="00F737AB"/>
    <w:rsid w:val="00F772F3"/>
    <w:rsid w:val="00F86F22"/>
    <w:rsid w:val="00FC676F"/>
    <w:rsid w:val="00FD78A7"/>
    <w:rsid w:val="00FE6338"/>
    <w:rsid w:val="00FF72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70C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E3742"/>
    <w:pPr>
      <w:contextualSpacing/>
      <w:outlineLvl w:val="0"/>
    </w:pPr>
    <w:rPr>
      <w:b/>
      <w:i/>
    </w:rPr>
  </w:style>
  <w:style w:type="paragraph" w:styleId="2">
    <w:name w:val="heading 2"/>
    <w:basedOn w:val="a"/>
    <w:next w:val="a"/>
    <w:link w:val="20"/>
    <w:uiPriority w:val="9"/>
    <w:unhideWhenUsed/>
    <w:qFormat/>
    <w:rsid w:val="000E3742"/>
    <w:pPr>
      <w:ind w:firstLine="708"/>
      <w:outlineLvl w:val="1"/>
    </w:pPr>
    <w:rPr>
      <w:b/>
      <w:i/>
    </w:rPr>
  </w:style>
  <w:style w:type="paragraph" w:styleId="3">
    <w:name w:val="heading 3"/>
    <w:basedOn w:val="a"/>
    <w:next w:val="a"/>
    <w:link w:val="30"/>
    <w:uiPriority w:val="9"/>
    <w:unhideWhenUsed/>
    <w:qFormat/>
    <w:rsid w:val="00831E70"/>
    <w:pPr>
      <w:jc w:val="both"/>
      <w:outlineLvl w:val="2"/>
    </w:pPr>
    <w:rPr>
      <w:b/>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7596"/>
    <w:pPr>
      <w:tabs>
        <w:tab w:val="center" w:pos="4819"/>
        <w:tab w:val="right" w:pos="9639"/>
      </w:tabs>
      <w:spacing w:after="0" w:line="240" w:lineRule="auto"/>
    </w:pPr>
  </w:style>
  <w:style w:type="character" w:customStyle="1" w:styleId="a4">
    <w:name w:val="Верхній колонтитул Знак"/>
    <w:basedOn w:val="a0"/>
    <w:link w:val="a3"/>
    <w:uiPriority w:val="99"/>
    <w:rsid w:val="00B07596"/>
  </w:style>
  <w:style w:type="paragraph" w:styleId="a5">
    <w:name w:val="footer"/>
    <w:basedOn w:val="a"/>
    <w:link w:val="a6"/>
    <w:uiPriority w:val="99"/>
    <w:unhideWhenUsed/>
    <w:rsid w:val="00B07596"/>
    <w:pPr>
      <w:tabs>
        <w:tab w:val="center" w:pos="4819"/>
        <w:tab w:val="right" w:pos="9639"/>
      </w:tabs>
      <w:spacing w:after="0" w:line="240" w:lineRule="auto"/>
    </w:pPr>
  </w:style>
  <w:style w:type="character" w:customStyle="1" w:styleId="a6">
    <w:name w:val="Нижній колонтитул Знак"/>
    <w:basedOn w:val="a0"/>
    <w:link w:val="a5"/>
    <w:uiPriority w:val="99"/>
    <w:rsid w:val="00B07596"/>
  </w:style>
  <w:style w:type="paragraph" w:styleId="a7">
    <w:name w:val="Balloon Text"/>
    <w:basedOn w:val="a"/>
    <w:link w:val="a8"/>
    <w:uiPriority w:val="99"/>
    <w:semiHidden/>
    <w:unhideWhenUsed/>
    <w:rsid w:val="00DB28DF"/>
    <w:pPr>
      <w:spacing w:after="0" w:line="240" w:lineRule="auto"/>
    </w:pPr>
    <w:rPr>
      <w:rFonts w:ascii="Tahoma" w:hAnsi="Tahoma" w:cs="Tahoma"/>
      <w:sz w:val="16"/>
      <w:szCs w:val="16"/>
    </w:rPr>
  </w:style>
  <w:style w:type="character" w:customStyle="1" w:styleId="a8">
    <w:name w:val="Текст у виносці Знак"/>
    <w:basedOn w:val="a0"/>
    <w:link w:val="a7"/>
    <w:uiPriority w:val="99"/>
    <w:semiHidden/>
    <w:rsid w:val="00DB28DF"/>
    <w:rPr>
      <w:rFonts w:ascii="Tahoma" w:hAnsi="Tahoma" w:cs="Tahoma"/>
      <w:sz w:val="16"/>
      <w:szCs w:val="16"/>
    </w:rPr>
  </w:style>
  <w:style w:type="paragraph" w:styleId="a9">
    <w:name w:val="caption"/>
    <w:basedOn w:val="a"/>
    <w:next w:val="a"/>
    <w:uiPriority w:val="35"/>
    <w:unhideWhenUsed/>
    <w:qFormat/>
    <w:rsid w:val="00101EF6"/>
    <w:pPr>
      <w:spacing w:line="240" w:lineRule="auto"/>
    </w:pPr>
    <w:rPr>
      <w:b/>
      <w:bCs/>
      <w:color w:val="4F81BD" w:themeColor="accent1"/>
      <w:sz w:val="18"/>
      <w:szCs w:val="18"/>
    </w:rPr>
  </w:style>
  <w:style w:type="table" w:styleId="aa">
    <w:name w:val="Table Grid"/>
    <w:basedOn w:val="a1"/>
    <w:uiPriority w:val="59"/>
    <w:rsid w:val="00E42C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List Paragraph"/>
    <w:basedOn w:val="a"/>
    <w:uiPriority w:val="34"/>
    <w:qFormat/>
    <w:rsid w:val="00130A5F"/>
    <w:pPr>
      <w:ind w:left="720"/>
      <w:contextualSpacing/>
    </w:pPr>
  </w:style>
  <w:style w:type="character" w:styleId="ac">
    <w:name w:val="Hyperlink"/>
    <w:basedOn w:val="a0"/>
    <w:uiPriority w:val="99"/>
    <w:unhideWhenUsed/>
    <w:rsid w:val="004E3D80"/>
    <w:rPr>
      <w:color w:val="0000FF" w:themeColor="hyperlink"/>
      <w:u w:val="single"/>
    </w:rPr>
  </w:style>
  <w:style w:type="character" w:styleId="ad">
    <w:name w:val="annotation reference"/>
    <w:basedOn w:val="a0"/>
    <w:uiPriority w:val="99"/>
    <w:semiHidden/>
    <w:unhideWhenUsed/>
    <w:rsid w:val="004E3D80"/>
    <w:rPr>
      <w:sz w:val="16"/>
      <w:szCs w:val="16"/>
    </w:rPr>
  </w:style>
  <w:style w:type="paragraph" w:styleId="ae">
    <w:name w:val="annotation text"/>
    <w:basedOn w:val="a"/>
    <w:link w:val="af"/>
    <w:uiPriority w:val="99"/>
    <w:semiHidden/>
    <w:unhideWhenUsed/>
    <w:rsid w:val="004E3D80"/>
    <w:pPr>
      <w:spacing w:line="240" w:lineRule="auto"/>
    </w:pPr>
    <w:rPr>
      <w:sz w:val="20"/>
      <w:szCs w:val="20"/>
    </w:rPr>
  </w:style>
  <w:style w:type="character" w:customStyle="1" w:styleId="af">
    <w:name w:val="Текст примітки Знак"/>
    <w:basedOn w:val="a0"/>
    <w:link w:val="ae"/>
    <w:uiPriority w:val="99"/>
    <w:semiHidden/>
    <w:rsid w:val="004E3D80"/>
    <w:rPr>
      <w:sz w:val="20"/>
      <w:szCs w:val="20"/>
    </w:rPr>
  </w:style>
  <w:style w:type="paragraph" w:styleId="af0">
    <w:name w:val="annotation subject"/>
    <w:basedOn w:val="ae"/>
    <w:next w:val="ae"/>
    <w:link w:val="af1"/>
    <w:uiPriority w:val="99"/>
    <w:semiHidden/>
    <w:unhideWhenUsed/>
    <w:rsid w:val="004E3D80"/>
    <w:rPr>
      <w:b/>
      <w:bCs/>
    </w:rPr>
  </w:style>
  <w:style w:type="character" w:customStyle="1" w:styleId="af1">
    <w:name w:val="Тема примітки Знак"/>
    <w:basedOn w:val="af"/>
    <w:link w:val="af0"/>
    <w:uiPriority w:val="99"/>
    <w:semiHidden/>
    <w:rsid w:val="004E3D80"/>
    <w:rPr>
      <w:b/>
      <w:bCs/>
      <w:sz w:val="20"/>
      <w:szCs w:val="20"/>
    </w:rPr>
  </w:style>
  <w:style w:type="character" w:customStyle="1" w:styleId="10">
    <w:name w:val="Заголовок 1 Знак"/>
    <w:basedOn w:val="a0"/>
    <w:link w:val="1"/>
    <w:uiPriority w:val="9"/>
    <w:rsid w:val="000E3742"/>
    <w:rPr>
      <w:b/>
      <w:i/>
    </w:rPr>
  </w:style>
  <w:style w:type="paragraph" w:styleId="af2">
    <w:name w:val="Subtitle"/>
    <w:basedOn w:val="a"/>
    <w:next w:val="a"/>
    <w:link w:val="af3"/>
    <w:uiPriority w:val="11"/>
    <w:qFormat/>
    <w:rsid w:val="004E3D8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3">
    <w:name w:val="Підзаголовок Знак"/>
    <w:basedOn w:val="a0"/>
    <w:link w:val="af2"/>
    <w:uiPriority w:val="11"/>
    <w:rsid w:val="004E3D80"/>
    <w:rPr>
      <w:rFonts w:asciiTheme="majorHAnsi" w:eastAsiaTheme="majorEastAsia" w:hAnsiTheme="majorHAnsi" w:cstheme="majorBidi"/>
      <w:i/>
      <w:iCs/>
      <w:color w:val="4F81BD" w:themeColor="accent1"/>
      <w:spacing w:val="15"/>
      <w:sz w:val="24"/>
      <w:szCs w:val="24"/>
    </w:rPr>
  </w:style>
  <w:style w:type="paragraph" w:styleId="af4">
    <w:name w:val="TOC Heading"/>
    <w:basedOn w:val="1"/>
    <w:next w:val="a"/>
    <w:uiPriority w:val="39"/>
    <w:semiHidden/>
    <w:unhideWhenUsed/>
    <w:qFormat/>
    <w:rsid w:val="004E3D80"/>
    <w:pPr>
      <w:outlineLvl w:val="9"/>
    </w:pPr>
    <w:rPr>
      <w:lang w:eastAsia="uk-UA"/>
    </w:rPr>
  </w:style>
  <w:style w:type="paragraph" w:styleId="11">
    <w:name w:val="toc 1"/>
    <w:basedOn w:val="a"/>
    <w:next w:val="a"/>
    <w:autoRedefine/>
    <w:uiPriority w:val="39"/>
    <w:unhideWhenUsed/>
    <w:qFormat/>
    <w:rsid w:val="004E3D80"/>
    <w:pPr>
      <w:spacing w:after="100"/>
    </w:pPr>
  </w:style>
  <w:style w:type="character" w:customStyle="1" w:styleId="20">
    <w:name w:val="Заголовок 2 Знак"/>
    <w:basedOn w:val="a0"/>
    <w:link w:val="2"/>
    <w:uiPriority w:val="9"/>
    <w:rsid w:val="000E3742"/>
    <w:rPr>
      <w:b/>
      <w:i/>
    </w:rPr>
  </w:style>
  <w:style w:type="paragraph" w:styleId="21">
    <w:name w:val="toc 2"/>
    <w:basedOn w:val="a"/>
    <w:next w:val="a"/>
    <w:autoRedefine/>
    <w:uiPriority w:val="39"/>
    <w:unhideWhenUsed/>
    <w:qFormat/>
    <w:rsid w:val="000E3742"/>
    <w:pPr>
      <w:spacing w:after="100"/>
      <w:ind w:left="280"/>
    </w:pPr>
  </w:style>
  <w:style w:type="character" w:customStyle="1" w:styleId="30">
    <w:name w:val="Заголовок 3 Знак"/>
    <w:basedOn w:val="a0"/>
    <w:link w:val="3"/>
    <w:uiPriority w:val="9"/>
    <w:rsid w:val="00831E70"/>
    <w:rPr>
      <w:b/>
      <w:i/>
    </w:rPr>
  </w:style>
  <w:style w:type="paragraph" w:styleId="31">
    <w:name w:val="toc 3"/>
    <w:basedOn w:val="a"/>
    <w:next w:val="a"/>
    <w:autoRedefine/>
    <w:uiPriority w:val="39"/>
    <w:unhideWhenUsed/>
    <w:qFormat/>
    <w:rsid w:val="00831E70"/>
    <w:pPr>
      <w:spacing w:after="100"/>
      <w:ind w:left="560"/>
    </w:pPr>
  </w:style>
  <w:style w:type="character" w:styleId="af5">
    <w:name w:val="Placeholder Text"/>
    <w:basedOn w:val="a0"/>
    <w:uiPriority w:val="99"/>
    <w:semiHidden/>
    <w:rsid w:val="0018074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8"/>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E3742"/>
    <w:pPr>
      <w:contextualSpacing/>
      <w:outlineLvl w:val="0"/>
    </w:pPr>
    <w:rPr>
      <w:b/>
      <w:i/>
    </w:rPr>
  </w:style>
  <w:style w:type="paragraph" w:styleId="2">
    <w:name w:val="heading 2"/>
    <w:basedOn w:val="a"/>
    <w:next w:val="a"/>
    <w:link w:val="20"/>
    <w:uiPriority w:val="9"/>
    <w:unhideWhenUsed/>
    <w:qFormat/>
    <w:rsid w:val="000E3742"/>
    <w:pPr>
      <w:ind w:firstLine="708"/>
      <w:outlineLvl w:val="1"/>
    </w:pPr>
    <w:rPr>
      <w:b/>
      <w:i/>
    </w:rPr>
  </w:style>
  <w:style w:type="paragraph" w:styleId="3">
    <w:name w:val="heading 3"/>
    <w:basedOn w:val="a"/>
    <w:next w:val="a"/>
    <w:link w:val="30"/>
    <w:uiPriority w:val="9"/>
    <w:unhideWhenUsed/>
    <w:qFormat/>
    <w:rsid w:val="00831E70"/>
    <w:pPr>
      <w:jc w:val="both"/>
      <w:outlineLvl w:val="2"/>
    </w:pPr>
    <w:rPr>
      <w:b/>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7596"/>
    <w:pPr>
      <w:tabs>
        <w:tab w:val="center" w:pos="4819"/>
        <w:tab w:val="right" w:pos="9639"/>
      </w:tabs>
      <w:spacing w:after="0" w:line="240" w:lineRule="auto"/>
    </w:pPr>
  </w:style>
  <w:style w:type="character" w:customStyle="1" w:styleId="a4">
    <w:name w:val="Верхній колонтитул Знак"/>
    <w:basedOn w:val="a0"/>
    <w:link w:val="a3"/>
    <w:uiPriority w:val="99"/>
    <w:rsid w:val="00B07596"/>
  </w:style>
  <w:style w:type="paragraph" w:styleId="a5">
    <w:name w:val="footer"/>
    <w:basedOn w:val="a"/>
    <w:link w:val="a6"/>
    <w:uiPriority w:val="99"/>
    <w:unhideWhenUsed/>
    <w:rsid w:val="00B07596"/>
    <w:pPr>
      <w:tabs>
        <w:tab w:val="center" w:pos="4819"/>
        <w:tab w:val="right" w:pos="9639"/>
      </w:tabs>
      <w:spacing w:after="0" w:line="240" w:lineRule="auto"/>
    </w:pPr>
  </w:style>
  <w:style w:type="character" w:customStyle="1" w:styleId="a6">
    <w:name w:val="Нижній колонтитул Знак"/>
    <w:basedOn w:val="a0"/>
    <w:link w:val="a5"/>
    <w:uiPriority w:val="99"/>
    <w:rsid w:val="00B07596"/>
  </w:style>
  <w:style w:type="paragraph" w:styleId="a7">
    <w:name w:val="Balloon Text"/>
    <w:basedOn w:val="a"/>
    <w:link w:val="a8"/>
    <w:uiPriority w:val="99"/>
    <w:semiHidden/>
    <w:unhideWhenUsed/>
    <w:rsid w:val="00DB28DF"/>
    <w:pPr>
      <w:spacing w:after="0" w:line="240" w:lineRule="auto"/>
    </w:pPr>
    <w:rPr>
      <w:rFonts w:ascii="Tahoma" w:hAnsi="Tahoma" w:cs="Tahoma"/>
      <w:sz w:val="16"/>
      <w:szCs w:val="16"/>
    </w:rPr>
  </w:style>
  <w:style w:type="character" w:customStyle="1" w:styleId="a8">
    <w:name w:val="Текст у виносці Знак"/>
    <w:basedOn w:val="a0"/>
    <w:link w:val="a7"/>
    <w:uiPriority w:val="99"/>
    <w:semiHidden/>
    <w:rsid w:val="00DB28DF"/>
    <w:rPr>
      <w:rFonts w:ascii="Tahoma" w:hAnsi="Tahoma" w:cs="Tahoma"/>
      <w:sz w:val="16"/>
      <w:szCs w:val="16"/>
    </w:rPr>
  </w:style>
  <w:style w:type="paragraph" w:styleId="a9">
    <w:name w:val="caption"/>
    <w:basedOn w:val="a"/>
    <w:next w:val="a"/>
    <w:uiPriority w:val="35"/>
    <w:unhideWhenUsed/>
    <w:qFormat/>
    <w:rsid w:val="00101EF6"/>
    <w:pPr>
      <w:spacing w:line="240" w:lineRule="auto"/>
    </w:pPr>
    <w:rPr>
      <w:b/>
      <w:bCs/>
      <w:color w:val="4F81BD" w:themeColor="accent1"/>
      <w:sz w:val="18"/>
      <w:szCs w:val="18"/>
    </w:rPr>
  </w:style>
  <w:style w:type="table" w:styleId="aa">
    <w:name w:val="Table Grid"/>
    <w:basedOn w:val="a1"/>
    <w:uiPriority w:val="59"/>
    <w:rsid w:val="00E42C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List Paragraph"/>
    <w:basedOn w:val="a"/>
    <w:uiPriority w:val="34"/>
    <w:qFormat/>
    <w:rsid w:val="00130A5F"/>
    <w:pPr>
      <w:ind w:left="720"/>
      <w:contextualSpacing/>
    </w:pPr>
  </w:style>
  <w:style w:type="character" w:styleId="ac">
    <w:name w:val="Hyperlink"/>
    <w:basedOn w:val="a0"/>
    <w:uiPriority w:val="99"/>
    <w:unhideWhenUsed/>
    <w:rsid w:val="004E3D80"/>
    <w:rPr>
      <w:color w:val="0000FF" w:themeColor="hyperlink"/>
      <w:u w:val="single"/>
    </w:rPr>
  </w:style>
  <w:style w:type="character" w:styleId="ad">
    <w:name w:val="annotation reference"/>
    <w:basedOn w:val="a0"/>
    <w:uiPriority w:val="99"/>
    <w:semiHidden/>
    <w:unhideWhenUsed/>
    <w:rsid w:val="004E3D80"/>
    <w:rPr>
      <w:sz w:val="16"/>
      <w:szCs w:val="16"/>
    </w:rPr>
  </w:style>
  <w:style w:type="paragraph" w:styleId="ae">
    <w:name w:val="annotation text"/>
    <w:basedOn w:val="a"/>
    <w:link w:val="af"/>
    <w:uiPriority w:val="99"/>
    <w:semiHidden/>
    <w:unhideWhenUsed/>
    <w:rsid w:val="004E3D80"/>
    <w:pPr>
      <w:spacing w:line="240" w:lineRule="auto"/>
    </w:pPr>
    <w:rPr>
      <w:sz w:val="20"/>
      <w:szCs w:val="20"/>
    </w:rPr>
  </w:style>
  <w:style w:type="character" w:customStyle="1" w:styleId="af">
    <w:name w:val="Текст примітки Знак"/>
    <w:basedOn w:val="a0"/>
    <w:link w:val="ae"/>
    <w:uiPriority w:val="99"/>
    <w:semiHidden/>
    <w:rsid w:val="004E3D80"/>
    <w:rPr>
      <w:sz w:val="20"/>
      <w:szCs w:val="20"/>
    </w:rPr>
  </w:style>
  <w:style w:type="paragraph" w:styleId="af0">
    <w:name w:val="annotation subject"/>
    <w:basedOn w:val="ae"/>
    <w:next w:val="ae"/>
    <w:link w:val="af1"/>
    <w:uiPriority w:val="99"/>
    <w:semiHidden/>
    <w:unhideWhenUsed/>
    <w:rsid w:val="004E3D80"/>
    <w:rPr>
      <w:b/>
      <w:bCs/>
    </w:rPr>
  </w:style>
  <w:style w:type="character" w:customStyle="1" w:styleId="af1">
    <w:name w:val="Тема примітки Знак"/>
    <w:basedOn w:val="af"/>
    <w:link w:val="af0"/>
    <w:uiPriority w:val="99"/>
    <w:semiHidden/>
    <w:rsid w:val="004E3D80"/>
    <w:rPr>
      <w:b/>
      <w:bCs/>
      <w:sz w:val="20"/>
      <w:szCs w:val="20"/>
    </w:rPr>
  </w:style>
  <w:style w:type="character" w:customStyle="1" w:styleId="10">
    <w:name w:val="Заголовок 1 Знак"/>
    <w:basedOn w:val="a0"/>
    <w:link w:val="1"/>
    <w:uiPriority w:val="9"/>
    <w:rsid w:val="000E3742"/>
    <w:rPr>
      <w:b/>
      <w:i/>
    </w:rPr>
  </w:style>
  <w:style w:type="paragraph" w:styleId="af2">
    <w:name w:val="Subtitle"/>
    <w:basedOn w:val="a"/>
    <w:next w:val="a"/>
    <w:link w:val="af3"/>
    <w:uiPriority w:val="11"/>
    <w:qFormat/>
    <w:rsid w:val="004E3D8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3">
    <w:name w:val="Підзаголовок Знак"/>
    <w:basedOn w:val="a0"/>
    <w:link w:val="af2"/>
    <w:uiPriority w:val="11"/>
    <w:rsid w:val="004E3D80"/>
    <w:rPr>
      <w:rFonts w:asciiTheme="majorHAnsi" w:eastAsiaTheme="majorEastAsia" w:hAnsiTheme="majorHAnsi" w:cstheme="majorBidi"/>
      <w:i/>
      <w:iCs/>
      <w:color w:val="4F81BD" w:themeColor="accent1"/>
      <w:spacing w:val="15"/>
      <w:sz w:val="24"/>
      <w:szCs w:val="24"/>
    </w:rPr>
  </w:style>
  <w:style w:type="paragraph" w:styleId="af4">
    <w:name w:val="TOC Heading"/>
    <w:basedOn w:val="1"/>
    <w:next w:val="a"/>
    <w:uiPriority w:val="39"/>
    <w:semiHidden/>
    <w:unhideWhenUsed/>
    <w:qFormat/>
    <w:rsid w:val="004E3D80"/>
    <w:pPr>
      <w:outlineLvl w:val="9"/>
    </w:pPr>
    <w:rPr>
      <w:lang w:eastAsia="uk-UA"/>
    </w:rPr>
  </w:style>
  <w:style w:type="paragraph" w:styleId="11">
    <w:name w:val="toc 1"/>
    <w:basedOn w:val="a"/>
    <w:next w:val="a"/>
    <w:autoRedefine/>
    <w:uiPriority w:val="39"/>
    <w:unhideWhenUsed/>
    <w:qFormat/>
    <w:rsid w:val="004E3D80"/>
    <w:pPr>
      <w:spacing w:after="100"/>
    </w:pPr>
  </w:style>
  <w:style w:type="character" w:customStyle="1" w:styleId="20">
    <w:name w:val="Заголовок 2 Знак"/>
    <w:basedOn w:val="a0"/>
    <w:link w:val="2"/>
    <w:uiPriority w:val="9"/>
    <w:rsid w:val="000E3742"/>
    <w:rPr>
      <w:b/>
      <w:i/>
    </w:rPr>
  </w:style>
  <w:style w:type="paragraph" w:styleId="21">
    <w:name w:val="toc 2"/>
    <w:basedOn w:val="a"/>
    <w:next w:val="a"/>
    <w:autoRedefine/>
    <w:uiPriority w:val="39"/>
    <w:unhideWhenUsed/>
    <w:qFormat/>
    <w:rsid w:val="000E3742"/>
    <w:pPr>
      <w:spacing w:after="100"/>
      <w:ind w:left="280"/>
    </w:pPr>
  </w:style>
  <w:style w:type="character" w:customStyle="1" w:styleId="30">
    <w:name w:val="Заголовок 3 Знак"/>
    <w:basedOn w:val="a0"/>
    <w:link w:val="3"/>
    <w:uiPriority w:val="9"/>
    <w:rsid w:val="00831E70"/>
    <w:rPr>
      <w:b/>
      <w:i/>
    </w:rPr>
  </w:style>
  <w:style w:type="paragraph" w:styleId="31">
    <w:name w:val="toc 3"/>
    <w:basedOn w:val="a"/>
    <w:next w:val="a"/>
    <w:autoRedefine/>
    <w:uiPriority w:val="39"/>
    <w:unhideWhenUsed/>
    <w:qFormat/>
    <w:rsid w:val="00831E70"/>
    <w:pPr>
      <w:spacing w:after="100"/>
      <w:ind w:left="560"/>
    </w:pPr>
  </w:style>
  <w:style w:type="character" w:styleId="af5">
    <w:name w:val="Placeholder Text"/>
    <w:basedOn w:val="a0"/>
    <w:uiPriority w:val="99"/>
    <w:semiHidden/>
    <w:rsid w:val="0018074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ntTable" Target="fontTable.xml"/><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theme" Target="theme/theme1.xml"/><Relationship Id="rId8" Type="http://schemas.openxmlformats.org/officeDocument/2006/relationships/endnotes" Target="endnotes.xml"/><Relationship Id="rId51"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58AB5A-BC2B-4C82-95DC-8E0170403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24</Pages>
  <Words>14519</Words>
  <Characters>8277</Characters>
  <Application>Microsoft Office Word</Application>
  <DocSecurity>0</DocSecurity>
  <Lines>68</Lines>
  <Paragraphs>45</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diakov.net</Company>
  <LinksUpToDate>false</LinksUpToDate>
  <CharactersWithSpaces>22751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Petro Zhuk</cp:lastModifiedBy>
  <cp:revision>10</cp:revision>
  <dcterms:created xsi:type="dcterms:W3CDTF">2016-09-05T16:46:00Z</dcterms:created>
  <dcterms:modified xsi:type="dcterms:W3CDTF">2016-09-07T12:07:00Z</dcterms:modified>
</cp:coreProperties>
</file>